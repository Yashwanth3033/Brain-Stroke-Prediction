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BE4B2B" w14:textId="1C3404E6" w:rsidR="00FA66D9" w:rsidRPr="00FA66D9" w:rsidRDefault="00FA66D9" w:rsidP="00FA66D9">
      <w:pPr>
        <w:widowControl w:val="0"/>
        <w:autoSpaceDE w:val="0"/>
        <w:autoSpaceDN w:val="0"/>
        <w:spacing w:after="0" w:line="240" w:lineRule="auto"/>
        <w:ind w:left="-397" w:right="-340"/>
        <w:jc w:val="center"/>
        <w:rPr>
          <w:rFonts w:ascii="Times New Roman" w:eastAsia="Times New Roman" w:hAnsi="Times New Roman" w:cs="Times New Roman"/>
          <w:kern w:val="0"/>
          <w:sz w:val="48"/>
          <w:szCs w:val="48"/>
          <w:lang w:val="en-US"/>
          <w14:ligatures w14:val="none"/>
        </w:rPr>
      </w:pPr>
      <w:r w:rsidRPr="00FA66D9">
        <w:rPr>
          <w:rFonts w:ascii="Times New Roman" w:eastAsia="Times New Roman" w:hAnsi="Times New Roman" w:cs="Times New Roman"/>
          <w:kern w:val="0"/>
          <w:sz w:val="48"/>
          <w:szCs w:val="48"/>
          <w:lang w:val="en-US"/>
          <w14:ligatures w14:val="none"/>
        </w:rPr>
        <w:t>Machine Learning-Based Diagnosis and Prediction of Three Major Types of Brain Stroke</w:t>
      </w:r>
    </w:p>
    <w:p w14:paraId="113A8EE6" w14:textId="7C84DCF3" w:rsidR="00FA66D9" w:rsidRDefault="00FA66D9" w:rsidP="00FA66D9">
      <w:pPr>
        <w:spacing w:after="0"/>
        <w:rPr>
          <w:lang w:val="en-US"/>
        </w:rPr>
      </w:pPr>
    </w:p>
    <w:p w14:paraId="05BD5ACF" w14:textId="77777777" w:rsidR="00DA3D46" w:rsidRDefault="00DA3D46" w:rsidP="005C15B1">
      <w:pPr>
        <w:pStyle w:val="Title"/>
        <w:rPr>
          <w:rFonts w:ascii="Times New Roman" w:hAnsi="Times New Roman" w:cs="Times New Roman"/>
          <w:b/>
          <w:sz w:val="20"/>
          <w:szCs w:val="20"/>
        </w:rPr>
        <w:sectPr w:rsidR="00DA3D46" w:rsidSect="00FA66D9">
          <w:pgSz w:w="11906" w:h="16838"/>
          <w:pgMar w:top="1440" w:right="1440" w:bottom="1440" w:left="1440" w:header="737" w:footer="567" w:gutter="0"/>
          <w:cols w:space="720"/>
          <w:docGrid w:linePitch="360"/>
        </w:sectPr>
      </w:pPr>
    </w:p>
    <w:p w14:paraId="6E4F5E96" w14:textId="77777777" w:rsidR="005C15B1" w:rsidRPr="005C15B1" w:rsidRDefault="005C15B1" w:rsidP="005C15B1">
      <w:pPr>
        <w:pStyle w:val="Title"/>
        <w:jc w:val="center"/>
        <w:rPr>
          <w:rFonts w:ascii="Times New Roman" w:hAnsi="Times New Roman" w:cs="Times New Roman"/>
          <w:b/>
          <w:sz w:val="20"/>
          <w:szCs w:val="20"/>
        </w:rPr>
      </w:pPr>
      <w:r w:rsidRPr="005C15B1">
        <w:rPr>
          <w:rFonts w:ascii="Times New Roman" w:hAnsi="Times New Roman" w:cs="Times New Roman"/>
          <w:b/>
          <w:sz w:val="20"/>
          <w:szCs w:val="20"/>
        </w:rPr>
        <w:lastRenderedPageBreak/>
        <w:t>Project Guide</w:t>
      </w:r>
    </w:p>
    <w:p w14:paraId="75EC9E72" w14:textId="77777777" w:rsidR="005C15B1" w:rsidRPr="005C15B1" w:rsidRDefault="005C15B1" w:rsidP="005C15B1">
      <w:pPr>
        <w:pStyle w:val="Title"/>
        <w:jc w:val="center"/>
        <w:rPr>
          <w:rFonts w:ascii="Times New Roman" w:hAnsi="Times New Roman" w:cs="Times New Roman"/>
          <w:b/>
          <w:sz w:val="24"/>
          <w:szCs w:val="24"/>
        </w:rPr>
      </w:pPr>
      <w:r w:rsidRPr="005C15B1">
        <w:rPr>
          <w:rFonts w:ascii="Times New Roman" w:hAnsi="Times New Roman" w:cs="Times New Roman"/>
          <w:b/>
          <w:sz w:val="20"/>
          <w:szCs w:val="20"/>
        </w:rPr>
        <w:t xml:space="preserve">Dr. </w:t>
      </w:r>
      <w:proofErr w:type="spellStart"/>
      <w:r w:rsidRPr="005C15B1">
        <w:rPr>
          <w:rFonts w:ascii="Times New Roman" w:hAnsi="Times New Roman" w:cs="Times New Roman"/>
          <w:b/>
          <w:sz w:val="20"/>
          <w:szCs w:val="20"/>
        </w:rPr>
        <w:t>Vanajaroselin</w:t>
      </w:r>
      <w:proofErr w:type="spellEnd"/>
      <w:r w:rsidRPr="005C15B1">
        <w:rPr>
          <w:rFonts w:ascii="Times New Roman" w:hAnsi="Times New Roman" w:cs="Times New Roman"/>
          <w:b/>
          <w:sz w:val="20"/>
          <w:szCs w:val="20"/>
        </w:rPr>
        <w:t xml:space="preserve"> </w:t>
      </w:r>
      <w:proofErr w:type="spellStart"/>
      <w:r w:rsidRPr="005C15B1">
        <w:rPr>
          <w:rFonts w:ascii="Times New Roman" w:hAnsi="Times New Roman" w:cs="Times New Roman"/>
          <w:b/>
          <w:sz w:val="20"/>
          <w:szCs w:val="20"/>
        </w:rPr>
        <w:t>Chirchi</w:t>
      </w:r>
      <w:proofErr w:type="spellEnd"/>
    </w:p>
    <w:p w14:paraId="1187624B" w14:textId="77777777" w:rsidR="005C15B1" w:rsidRPr="005C15B1" w:rsidRDefault="005C15B1" w:rsidP="005C15B1">
      <w:pPr>
        <w:pStyle w:val="Title"/>
        <w:jc w:val="center"/>
        <w:rPr>
          <w:rFonts w:ascii="Times New Roman" w:hAnsi="Times New Roman" w:cs="Times New Roman"/>
          <w:sz w:val="20"/>
          <w:szCs w:val="20"/>
        </w:rPr>
      </w:pPr>
      <w:r w:rsidRPr="005C15B1">
        <w:rPr>
          <w:rFonts w:ascii="Times New Roman" w:hAnsi="Times New Roman" w:cs="Times New Roman"/>
          <w:sz w:val="20"/>
          <w:szCs w:val="20"/>
        </w:rPr>
        <w:t>Professor</w:t>
      </w:r>
    </w:p>
    <w:p w14:paraId="11D299DC" w14:textId="77777777" w:rsidR="005C15B1" w:rsidRPr="005C15B1" w:rsidRDefault="005C15B1" w:rsidP="00220473">
      <w:pPr>
        <w:pStyle w:val="Title"/>
        <w:spacing w:after="0"/>
        <w:jc w:val="center"/>
        <w:rPr>
          <w:rFonts w:ascii="Times New Roman" w:hAnsi="Times New Roman" w:cs="Times New Roman"/>
          <w:sz w:val="20"/>
          <w:szCs w:val="20"/>
        </w:rPr>
      </w:pPr>
      <w:r w:rsidRPr="005C15B1">
        <w:rPr>
          <w:rFonts w:ascii="Times New Roman" w:hAnsi="Times New Roman" w:cs="Times New Roman"/>
          <w:sz w:val="20"/>
          <w:szCs w:val="20"/>
        </w:rPr>
        <w:t>Dept. of Information Science and Engineering</w:t>
      </w:r>
    </w:p>
    <w:p w14:paraId="576552C1" w14:textId="77777777" w:rsidR="005C15B1" w:rsidRDefault="005C15B1" w:rsidP="00220473">
      <w:pPr>
        <w:pStyle w:val="Title"/>
        <w:spacing w:after="120"/>
        <w:jc w:val="center"/>
        <w:rPr>
          <w:sz w:val="20"/>
          <w:szCs w:val="20"/>
        </w:rPr>
      </w:pPr>
      <w:r w:rsidRPr="005C15B1">
        <w:rPr>
          <w:rFonts w:ascii="Times New Roman" w:hAnsi="Times New Roman" w:cs="Times New Roman"/>
          <w:sz w:val="20"/>
          <w:szCs w:val="20"/>
        </w:rPr>
        <w:t>Dayananda Sagar Academy of Technology and Management, Bangalore</w:t>
      </w:r>
      <w:r w:rsidRPr="00973ECC">
        <w:rPr>
          <w:sz w:val="20"/>
          <w:szCs w:val="20"/>
        </w:rPr>
        <w:t>.</w:t>
      </w:r>
    </w:p>
    <w:p w14:paraId="2ADBF407" w14:textId="77777777" w:rsidR="00DF3999" w:rsidRDefault="00DF3999" w:rsidP="00DF3999">
      <w:pPr>
        <w:pStyle w:val="BodyText"/>
        <w:jc w:val="center"/>
      </w:pPr>
      <w:proofErr w:type="spellStart"/>
      <w:r>
        <w:rPr>
          <w:b/>
        </w:rPr>
        <w:t>Basavantappa</w:t>
      </w:r>
      <w:proofErr w:type="spellEnd"/>
      <w:r>
        <w:rPr>
          <w:b/>
        </w:rPr>
        <w:t xml:space="preserve"> </w:t>
      </w:r>
      <w:proofErr w:type="spellStart"/>
      <w:r>
        <w:rPr>
          <w:b/>
        </w:rPr>
        <w:t>Vathar</w:t>
      </w:r>
      <w:proofErr w:type="spellEnd"/>
    </w:p>
    <w:p w14:paraId="532D8117" w14:textId="77777777" w:rsidR="00DF3999" w:rsidRDefault="00DF3999" w:rsidP="00DF3999">
      <w:pPr>
        <w:pStyle w:val="BodyText"/>
        <w:jc w:val="center"/>
      </w:pPr>
      <w:r>
        <w:t>Information</w:t>
      </w:r>
      <w:r>
        <w:rPr>
          <w:spacing w:val="-13"/>
        </w:rPr>
        <w:t xml:space="preserve"> </w:t>
      </w:r>
      <w:r>
        <w:t>Science</w:t>
      </w:r>
      <w:r>
        <w:rPr>
          <w:spacing w:val="-12"/>
        </w:rPr>
        <w:t xml:space="preserve"> </w:t>
      </w:r>
      <w:r>
        <w:t>and</w:t>
      </w:r>
      <w:r>
        <w:rPr>
          <w:spacing w:val="-13"/>
        </w:rPr>
        <w:t xml:space="preserve"> </w:t>
      </w:r>
      <w:r>
        <w:t>Engineering</w:t>
      </w:r>
    </w:p>
    <w:p w14:paraId="72BB8BB9" w14:textId="77777777" w:rsidR="00901388" w:rsidRDefault="00DF3999" w:rsidP="00901388">
      <w:pPr>
        <w:pStyle w:val="BodyText"/>
        <w:jc w:val="center"/>
      </w:pPr>
      <w:r>
        <w:t>Dayananda</w:t>
      </w:r>
      <w:r>
        <w:rPr>
          <w:spacing w:val="-10"/>
        </w:rPr>
        <w:t xml:space="preserve"> </w:t>
      </w:r>
      <w:r>
        <w:t>Sagar</w:t>
      </w:r>
      <w:r>
        <w:rPr>
          <w:spacing w:val="-10"/>
        </w:rPr>
        <w:t xml:space="preserve"> </w:t>
      </w:r>
      <w:r>
        <w:t>Academy</w:t>
      </w:r>
      <w:r>
        <w:rPr>
          <w:spacing w:val="-11"/>
        </w:rPr>
        <w:t xml:space="preserve"> </w:t>
      </w:r>
      <w:r>
        <w:t>of</w:t>
      </w:r>
      <w:r>
        <w:rPr>
          <w:spacing w:val="-11"/>
        </w:rPr>
        <w:t xml:space="preserve"> </w:t>
      </w:r>
      <w:r>
        <w:t>Technology and Management</w:t>
      </w:r>
    </w:p>
    <w:p w14:paraId="66EBBC65" w14:textId="43C14B61" w:rsidR="00901388" w:rsidRPr="00901388" w:rsidRDefault="00DF3999" w:rsidP="00901388">
      <w:pPr>
        <w:pStyle w:val="BodyText"/>
        <w:jc w:val="center"/>
      </w:pPr>
      <w:r>
        <w:t>Bangalore</w:t>
      </w:r>
    </w:p>
    <w:p w14:paraId="6DD0F181" w14:textId="0ED3F8A3" w:rsidR="00DA3D46" w:rsidRDefault="00DA3D46" w:rsidP="00DF3999">
      <w:pPr>
        <w:pStyle w:val="BodyText"/>
        <w:jc w:val="center"/>
      </w:pPr>
      <w:proofErr w:type="spellStart"/>
      <w:r w:rsidRPr="002C7D81">
        <w:rPr>
          <w:b/>
        </w:rPr>
        <w:lastRenderedPageBreak/>
        <w:t>Prateek</w:t>
      </w:r>
      <w:proofErr w:type="spellEnd"/>
      <w:r w:rsidRPr="002C7D81">
        <w:rPr>
          <w:b/>
        </w:rPr>
        <w:t xml:space="preserve"> D</w:t>
      </w:r>
    </w:p>
    <w:p w14:paraId="03CDDABA" w14:textId="77777777" w:rsidR="00DA3D46" w:rsidRDefault="00DA3D46" w:rsidP="005C15B1">
      <w:pPr>
        <w:pStyle w:val="BodyText"/>
        <w:jc w:val="center"/>
      </w:pPr>
      <w:r>
        <w:t>Information</w:t>
      </w:r>
      <w:r>
        <w:rPr>
          <w:spacing w:val="-13"/>
        </w:rPr>
        <w:t xml:space="preserve"> </w:t>
      </w:r>
      <w:r>
        <w:t>Science</w:t>
      </w:r>
      <w:r>
        <w:rPr>
          <w:spacing w:val="-12"/>
        </w:rPr>
        <w:t xml:space="preserve"> </w:t>
      </w:r>
      <w:r>
        <w:t>and</w:t>
      </w:r>
      <w:r>
        <w:rPr>
          <w:spacing w:val="-13"/>
        </w:rPr>
        <w:t xml:space="preserve"> </w:t>
      </w:r>
      <w:r>
        <w:t>Engineering</w:t>
      </w:r>
    </w:p>
    <w:p w14:paraId="0B4CC49A" w14:textId="77777777" w:rsidR="00DA3D46" w:rsidRDefault="00DA3D46" w:rsidP="005C15B1">
      <w:pPr>
        <w:pStyle w:val="BodyText"/>
        <w:jc w:val="center"/>
      </w:pPr>
      <w:r>
        <w:t>Dayananda</w:t>
      </w:r>
      <w:r>
        <w:rPr>
          <w:spacing w:val="-10"/>
        </w:rPr>
        <w:t xml:space="preserve"> </w:t>
      </w:r>
      <w:r>
        <w:t>Sagar</w:t>
      </w:r>
      <w:r>
        <w:rPr>
          <w:spacing w:val="-10"/>
        </w:rPr>
        <w:t xml:space="preserve"> </w:t>
      </w:r>
      <w:r>
        <w:t>Academy</w:t>
      </w:r>
      <w:r>
        <w:rPr>
          <w:spacing w:val="-11"/>
        </w:rPr>
        <w:t xml:space="preserve"> </w:t>
      </w:r>
      <w:r>
        <w:t>of</w:t>
      </w:r>
      <w:r>
        <w:rPr>
          <w:spacing w:val="-11"/>
        </w:rPr>
        <w:t xml:space="preserve"> </w:t>
      </w:r>
      <w:r>
        <w:t>Technology and Management</w:t>
      </w:r>
    </w:p>
    <w:p w14:paraId="1B1EEFCF" w14:textId="77777777" w:rsidR="00DA3D46" w:rsidRDefault="00DA3D46" w:rsidP="005C15B1">
      <w:pPr>
        <w:pStyle w:val="BodyText"/>
        <w:ind w:firstLine="1"/>
        <w:jc w:val="center"/>
      </w:pPr>
      <w:r>
        <w:t>Bangalore.</w:t>
      </w:r>
    </w:p>
    <w:p w14:paraId="2400ED49" w14:textId="77777777" w:rsidR="00DF3999" w:rsidRDefault="00DF3999" w:rsidP="00DF3999">
      <w:pPr>
        <w:pStyle w:val="BodyText"/>
        <w:jc w:val="center"/>
        <w:rPr>
          <w:b/>
        </w:rPr>
      </w:pPr>
    </w:p>
    <w:p w14:paraId="6B53CF09" w14:textId="0F420CD5" w:rsidR="00DF3999" w:rsidRDefault="00DF3999" w:rsidP="00DF3999">
      <w:pPr>
        <w:pStyle w:val="BodyText"/>
        <w:jc w:val="center"/>
        <w:rPr>
          <w:b/>
        </w:rPr>
      </w:pPr>
      <w:proofErr w:type="spellStart"/>
      <w:r>
        <w:rPr>
          <w:b/>
        </w:rPr>
        <w:t>Yashwanth</w:t>
      </w:r>
      <w:proofErr w:type="spellEnd"/>
      <w:r>
        <w:rPr>
          <w:b/>
        </w:rPr>
        <w:t xml:space="preserve"> H</w:t>
      </w:r>
      <w:r w:rsidR="00C26ED9">
        <w:rPr>
          <w:b/>
        </w:rPr>
        <w:t>.</w:t>
      </w:r>
      <w:r>
        <w:rPr>
          <w:b/>
        </w:rPr>
        <w:t xml:space="preserve"> L</w:t>
      </w:r>
      <w:r w:rsidR="00C26ED9">
        <w:rPr>
          <w:b/>
        </w:rPr>
        <w:t>.</w:t>
      </w:r>
      <w:bookmarkStart w:id="0" w:name="_GoBack"/>
      <w:bookmarkEnd w:id="0"/>
    </w:p>
    <w:p w14:paraId="093A73AD" w14:textId="77777777" w:rsidR="00DF3999" w:rsidRDefault="00DF3999" w:rsidP="00DF3999">
      <w:pPr>
        <w:pStyle w:val="BodyText"/>
        <w:jc w:val="center"/>
      </w:pPr>
      <w:r>
        <w:t>Information</w:t>
      </w:r>
      <w:r>
        <w:rPr>
          <w:spacing w:val="-13"/>
        </w:rPr>
        <w:t xml:space="preserve"> </w:t>
      </w:r>
      <w:r>
        <w:t>Science</w:t>
      </w:r>
      <w:r>
        <w:rPr>
          <w:spacing w:val="-12"/>
        </w:rPr>
        <w:t xml:space="preserve"> </w:t>
      </w:r>
      <w:r>
        <w:t>and</w:t>
      </w:r>
      <w:r>
        <w:rPr>
          <w:spacing w:val="-13"/>
        </w:rPr>
        <w:t xml:space="preserve"> </w:t>
      </w:r>
      <w:r>
        <w:t>Engineering</w:t>
      </w:r>
    </w:p>
    <w:p w14:paraId="22745A70" w14:textId="77777777" w:rsidR="00DF3999" w:rsidRDefault="00DF3999" w:rsidP="00DF3999">
      <w:pPr>
        <w:pStyle w:val="BodyText"/>
        <w:jc w:val="center"/>
      </w:pPr>
      <w:r>
        <w:t>Dayananda</w:t>
      </w:r>
      <w:r>
        <w:rPr>
          <w:spacing w:val="-10"/>
        </w:rPr>
        <w:t xml:space="preserve"> </w:t>
      </w:r>
      <w:r>
        <w:t>Sagar</w:t>
      </w:r>
      <w:r>
        <w:rPr>
          <w:spacing w:val="-10"/>
        </w:rPr>
        <w:t xml:space="preserve"> </w:t>
      </w:r>
      <w:r>
        <w:t>Academy</w:t>
      </w:r>
      <w:r>
        <w:rPr>
          <w:spacing w:val="-11"/>
        </w:rPr>
        <w:t xml:space="preserve"> </w:t>
      </w:r>
      <w:r>
        <w:t>of</w:t>
      </w:r>
      <w:r>
        <w:rPr>
          <w:spacing w:val="-11"/>
        </w:rPr>
        <w:t xml:space="preserve"> </w:t>
      </w:r>
      <w:r>
        <w:t>Technology and Management</w:t>
      </w:r>
    </w:p>
    <w:p w14:paraId="64BE4311" w14:textId="77777777" w:rsidR="00DF3999" w:rsidRDefault="00DF3999" w:rsidP="00DF3999">
      <w:pPr>
        <w:pStyle w:val="BodyText"/>
        <w:ind w:hanging="2"/>
        <w:jc w:val="center"/>
      </w:pPr>
      <w:r>
        <w:t>Bangalore.</w:t>
      </w:r>
    </w:p>
    <w:p w14:paraId="69759304" w14:textId="77777777" w:rsidR="00901388" w:rsidRDefault="00901388" w:rsidP="005C15B1">
      <w:pPr>
        <w:pStyle w:val="BodyText"/>
        <w:jc w:val="center"/>
        <w:rPr>
          <w:b/>
        </w:rPr>
      </w:pPr>
    </w:p>
    <w:p w14:paraId="7F6B49F4" w14:textId="77777777" w:rsidR="00901388" w:rsidRDefault="00901388" w:rsidP="005C15B1">
      <w:pPr>
        <w:pStyle w:val="BodyText"/>
        <w:jc w:val="center"/>
        <w:rPr>
          <w:b/>
        </w:rPr>
      </w:pPr>
    </w:p>
    <w:p w14:paraId="5DD03C6B" w14:textId="7E88B1AC" w:rsidR="00DA3D46" w:rsidRDefault="00DA3D46" w:rsidP="005C15B1">
      <w:pPr>
        <w:pStyle w:val="BodyText"/>
        <w:jc w:val="center"/>
        <w:rPr>
          <w:spacing w:val="40"/>
        </w:rPr>
      </w:pPr>
      <w:r w:rsidRPr="002C7D81">
        <w:rPr>
          <w:b/>
        </w:rPr>
        <w:lastRenderedPageBreak/>
        <w:t xml:space="preserve">Pradeep Dinesh </w:t>
      </w:r>
      <w:proofErr w:type="spellStart"/>
      <w:r w:rsidRPr="002C7D81">
        <w:rPr>
          <w:b/>
        </w:rPr>
        <w:t>Loni</w:t>
      </w:r>
      <w:proofErr w:type="spellEnd"/>
    </w:p>
    <w:p w14:paraId="18AAB9CD" w14:textId="77777777" w:rsidR="00DA3D46" w:rsidRDefault="00DA3D46" w:rsidP="005C15B1">
      <w:pPr>
        <w:pStyle w:val="BodyText"/>
        <w:jc w:val="center"/>
      </w:pPr>
      <w:r>
        <w:t>Information</w:t>
      </w:r>
      <w:r>
        <w:rPr>
          <w:spacing w:val="-13"/>
        </w:rPr>
        <w:t xml:space="preserve"> </w:t>
      </w:r>
      <w:r>
        <w:t>Science</w:t>
      </w:r>
      <w:r>
        <w:rPr>
          <w:spacing w:val="-12"/>
        </w:rPr>
        <w:t xml:space="preserve"> </w:t>
      </w:r>
      <w:r>
        <w:t>and</w:t>
      </w:r>
      <w:r>
        <w:rPr>
          <w:spacing w:val="-13"/>
        </w:rPr>
        <w:t xml:space="preserve"> </w:t>
      </w:r>
      <w:r>
        <w:t>Engineering</w:t>
      </w:r>
    </w:p>
    <w:p w14:paraId="68A6BAA6" w14:textId="77777777" w:rsidR="00DA3D46" w:rsidRDefault="00DA3D46" w:rsidP="005C15B1">
      <w:pPr>
        <w:pStyle w:val="BodyText"/>
        <w:jc w:val="center"/>
      </w:pPr>
      <w:r>
        <w:t>Dayananda</w:t>
      </w:r>
      <w:r>
        <w:rPr>
          <w:spacing w:val="-10"/>
        </w:rPr>
        <w:t xml:space="preserve"> </w:t>
      </w:r>
      <w:r>
        <w:t>Sagar</w:t>
      </w:r>
      <w:r>
        <w:rPr>
          <w:spacing w:val="-10"/>
        </w:rPr>
        <w:t xml:space="preserve"> </w:t>
      </w:r>
      <w:r>
        <w:t>Academy</w:t>
      </w:r>
      <w:r>
        <w:rPr>
          <w:spacing w:val="-11"/>
        </w:rPr>
        <w:t xml:space="preserve"> </w:t>
      </w:r>
      <w:r>
        <w:t>of</w:t>
      </w:r>
      <w:r>
        <w:rPr>
          <w:spacing w:val="-11"/>
        </w:rPr>
        <w:t xml:space="preserve"> </w:t>
      </w:r>
      <w:r>
        <w:t>Technology and Management</w:t>
      </w:r>
    </w:p>
    <w:p w14:paraId="5F534F97" w14:textId="77777777" w:rsidR="00DA3D46" w:rsidRDefault="00DA3D46" w:rsidP="005C15B1">
      <w:pPr>
        <w:pStyle w:val="BodyText"/>
        <w:ind w:hanging="2"/>
        <w:jc w:val="center"/>
      </w:pPr>
      <w:r>
        <w:t>Bangalore.</w:t>
      </w:r>
    </w:p>
    <w:p w14:paraId="44B5342D" w14:textId="77777777" w:rsidR="005C15B1" w:rsidRDefault="005C15B1" w:rsidP="005C15B1">
      <w:pPr>
        <w:pStyle w:val="BodyText"/>
        <w:ind w:hanging="2"/>
        <w:jc w:val="center"/>
      </w:pPr>
    </w:p>
    <w:p w14:paraId="46F2160B" w14:textId="77777777" w:rsidR="00D56282" w:rsidRDefault="00D56282" w:rsidP="00901388">
      <w:pPr>
        <w:pStyle w:val="BodyText"/>
      </w:pPr>
    </w:p>
    <w:p w14:paraId="0F7D9318" w14:textId="77777777" w:rsidR="00901388" w:rsidRDefault="00901388" w:rsidP="005C15B1">
      <w:pPr>
        <w:pStyle w:val="BodyText"/>
        <w:ind w:hanging="2"/>
        <w:jc w:val="center"/>
      </w:pPr>
    </w:p>
    <w:p w14:paraId="5F80AFF9" w14:textId="77777777" w:rsidR="00901388" w:rsidRDefault="00901388" w:rsidP="005C15B1">
      <w:pPr>
        <w:pStyle w:val="BodyText"/>
        <w:ind w:hanging="2"/>
        <w:jc w:val="center"/>
      </w:pPr>
    </w:p>
    <w:p w14:paraId="3B80C1C7" w14:textId="77777777" w:rsidR="005C15B1" w:rsidRDefault="005C15B1" w:rsidP="00DA3D46">
      <w:pPr>
        <w:spacing w:after="0"/>
        <w:rPr>
          <w:sz w:val="20"/>
          <w:szCs w:val="20"/>
          <w:lang w:val="en-US"/>
        </w:rPr>
      </w:pPr>
    </w:p>
    <w:p w14:paraId="13FCB70B" w14:textId="77777777" w:rsidR="00DF3999" w:rsidRDefault="00DF3999" w:rsidP="00DA3D46">
      <w:pPr>
        <w:spacing w:after="0"/>
        <w:rPr>
          <w:sz w:val="20"/>
          <w:szCs w:val="20"/>
          <w:lang w:val="en-US"/>
        </w:rPr>
      </w:pPr>
    </w:p>
    <w:p w14:paraId="4084ACEF" w14:textId="77777777" w:rsidR="00DF3999" w:rsidRDefault="00DF3999" w:rsidP="00DA3D46">
      <w:pPr>
        <w:spacing w:after="0"/>
        <w:rPr>
          <w:sz w:val="20"/>
          <w:szCs w:val="20"/>
          <w:lang w:val="en-US"/>
        </w:rPr>
        <w:sectPr w:rsidR="00DF3999" w:rsidSect="00DF3999">
          <w:type w:val="continuous"/>
          <w:pgSz w:w="11906" w:h="16838"/>
          <w:pgMar w:top="1440" w:right="737" w:bottom="1440" w:left="737" w:header="737" w:footer="567" w:gutter="0"/>
          <w:cols w:num="3" w:space="340"/>
          <w:docGrid w:linePitch="360"/>
        </w:sectPr>
      </w:pPr>
    </w:p>
    <w:p w14:paraId="4583123C" w14:textId="77777777" w:rsidR="007713D1" w:rsidRDefault="007713D1" w:rsidP="007713D1">
      <w:pPr>
        <w:spacing w:after="20"/>
        <w:jc w:val="both"/>
        <w:rPr>
          <w:rFonts w:ascii="Times New Roman" w:hAnsi="Times New Roman" w:cs="Times New Roman"/>
          <w:b/>
          <w:bCs/>
          <w:i/>
          <w:iCs/>
          <w:sz w:val="20"/>
          <w:szCs w:val="20"/>
        </w:rPr>
      </w:pPr>
    </w:p>
    <w:p w14:paraId="2E6D16AE" w14:textId="10630192" w:rsidR="00B0288E" w:rsidRDefault="005A3900" w:rsidP="00901388">
      <w:pPr>
        <w:spacing w:after="20"/>
        <w:jc w:val="both"/>
        <w:rPr>
          <w:rFonts w:ascii="Times New Roman" w:hAnsi="Times New Roman" w:cs="Times New Roman"/>
          <w:b/>
          <w:bCs/>
          <w:i/>
          <w:iCs/>
          <w:sz w:val="20"/>
          <w:szCs w:val="20"/>
        </w:rPr>
      </w:pPr>
      <w:r w:rsidRPr="00FC1310">
        <w:rPr>
          <w:rFonts w:ascii="Times New Roman" w:hAnsi="Times New Roman" w:cs="Times New Roman"/>
          <w:b/>
          <w:bCs/>
          <w:i/>
          <w:iCs/>
          <w:sz w:val="20"/>
          <w:szCs w:val="20"/>
        </w:rPr>
        <w:t>Abstract</w:t>
      </w:r>
      <w:r w:rsidR="00344118">
        <w:rPr>
          <w:rFonts w:ascii="Times New Roman" w:hAnsi="Times New Roman" w:cs="Times New Roman"/>
          <w:b/>
          <w:bCs/>
          <w:i/>
          <w:iCs/>
          <w:sz w:val="20"/>
          <w:szCs w:val="20"/>
        </w:rPr>
        <w:t xml:space="preserve"> </w:t>
      </w:r>
      <w:r w:rsidRPr="00FC1310">
        <w:rPr>
          <w:rFonts w:ascii="Times New Roman" w:hAnsi="Times New Roman" w:cs="Times New Roman"/>
          <w:b/>
          <w:bCs/>
          <w:i/>
          <w:iCs/>
          <w:sz w:val="20"/>
          <w:szCs w:val="20"/>
        </w:rPr>
        <w:t>—</w:t>
      </w:r>
      <w:r w:rsidR="00344118">
        <w:rPr>
          <w:rFonts w:ascii="Times New Roman" w:hAnsi="Times New Roman" w:cs="Times New Roman"/>
          <w:b/>
          <w:bCs/>
          <w:i/>
          <w:iCs/>
          <w:sz w:val="20"/>
          <w:szCs w:val="20"/>
        </w:rPr>
        <w:t xml:space="preserve"> </w:t>
      </w:r>
      <w:r w:rsidRPr="005A3900">
        <w:rPr>
          <w:rFonts w:ascii="Times New Roman" w:hAnsi="Times New Roman" w:cs="Times New Roman"/>
          <w:b/>
          <w:bCs/>
          <w:i/>
          <w:iCs/>
          <w:sz w:val="20"/>
          <w:szCs w:val="20"/>
        </w:rPr>
        <w:t xml:space="preserve">Stroke remains one of the leading causes of mortality and long-term disability worldwide, affecting individuals across all age </w:t>
      </w:r>
      <w:r w:rsidR="003A61F0" w:rsidRPr="005A3900">
        <w:rPr>
          <w:rFonts w:ascii="Times New Roman" w:hAnsi="Times New Roman" w:cs="Times New Roman"/>
          <w:b/>
          <w:bCs/>
          <w:i/>
          <w:iCs/>
          <w:sz w:val="20"/>
          <w:szCs w:val="20"/>
        </w:rPr>
        <w:t>groups</w:t>
      </w:r>
      <w:r w:rsidR="003A61F0">
        <w:rPr>
          <w:rFonts w:ascii="Times New Roman" w:hAnsi="Times New Roman" w:cs="Times New Roman"/>
          <w:b/>
          <w:bCs/>
          <w:i/>
          <w:iCs/>
          <w:sz w:val="20"/>
          <w:szCs w:val="20"/>
        </w:rPr>
        <w:t>.</w:t>
      </w:r>
      <w:r w:rsidR="00B0288E">
        <w:rPr>
          <w:rFonts w:ascii="Times New Roman" w:hAnsi="Times New Roman" w:cs="Times New Roman"/>
          <w:b/>
          <w:bCs/>
          <w:i/>
          <w:iCs/>
          <w:sz w:val="20"/>
          <w:szCs w:val="20"/>
        </w:rPr>
        <w:t xml:space="preserve"> </w:t>
      </w:r>
      <w:r w:rsidR="00901388" w:rsidRPr="00901388">
        <w:rPr>
          <w:rFonts w:ascii="Times New Roman" w:hAnsi="Times New Roman" w:cs="Times New Roman"/>
          <w:b/>
          <w:bCs/>
          <w:i/>
          <w:iCs/>
          <w:sz w:val="20"/>
          <w:szCs w:val="20"/>
        </w:rPr>
        <w:t xml:space="preserve">When​‍​‌‍​‍‌​‍​‌‍​‍‌ a blockage or rupture cuts off the blood supply to the brain, it is referred to as a stroke. Strokes may result in the death of brain cells due to the lack of oxygen and cause the impairment of body movement, speech, and thinking. Thus, early prediction and diagnosis play a crucial role in lessening the impact of strokes and obtaining a more </w:t>
      </w:r>
      <w:proofErr w:type="spellStart"/>
      <w:r w:rsidR="00901388" w:rsidRPr="00901388">
        <w:rPr>
          <w:rFonts w:ascii="Times New Roman" w:hAnsi="Times New Roman" w:cs="Times New Roman"/>
          <w:b/>
          <w:bCs/>
          <w:i/>
          <w:iCs/>
          <w:sz w:val="20"/>
          <w:szCs w:val="20"/>
        </w:rPr>
        <w:t>favorable</w:t>
      </w:r>
      <w:proofErr w:type="spellEnd"/>
      <w:r w:rsidR="00901388" w:rsidRPr="00901388">
        <w:rPr>
          <w:rFonts w:ascii="Times New Roman" w:hAnsi="Times New Roman" w:cs="Times New Roman"/>
          <w:b/>
          <w:bCs/>
          <w:i/>
          <w:iCs/>
          <w:sz w:val="20"/>
          <w:szCs w:val="20"/>
        </w:rPr>
        <w:t xml:space="preserve"> patient recovery. This study presented a machine-learning-based system to identify and predict strokes from clinical tabular data that depict the three major types of brain strokes: ischemic, </w:t>
      </w:r>
      <w:proofErr w:type="spellStart"/>
      <w:r w:rsidR="00901388" w:rsidRPr="00901388">
        <w:rPr>
          <w:rFonts w:ascii="Times New Roman" w:hAnsi="Times New Roman" w:cs="Times New Roman"/>
          <w:b/>
          <w:bCs/>
          <w:i/>
          <w:iCs/>
          <w:sz w:val="20"/>
          <w:szCs w:val="20"/>
        </w:rPr>
        <w:t>hemorrhagic</w:t>
      </w:r>
      <w:proofErr w:type="spellEnd"/>
      <w:r w:rsidR="00901388" w:rsidRPr="00901388">
        <w:rPr>
          <w:rFonts w:ascii="Times New Roman" w:hAnsi="Times New Roman" w:cs="Times New Roman"/>
          <w:b/>
          <w:bCs/>
          <w:i/>
          <w:iCs/>
          <w:sz w:val="20"/>
          <w:szCs w:val="20"/>
        </w:rPr>
        <w:t xml:space="preserve">, and transient ischemic attack (TIA). </w:t>
      </w:r>
      <w:r w:rsidR="00730770" w:rsidRPr="00730770">
        <w:rPr>
          <w:rFonts w:ascii="Times New Roman" w:hAnsi="Times New Roman" w:cs="Times New Roman"/>
          <w:b/>
          <w:bCs/>
          <w:i/>
          <w:iCs/>
          <w:sz w:val="20"/>
          <w:szCs w:val="20"/>
        </w:rPr>
        <w:t xml:space="preserve">The system uses parameters of the patient including age, blood pressure, glucose, BMI, heart disease and lifestyle (smoking and alcohol) to calculate the probabilities of stroke. Several state-of-the-art models and algorithms like Convolutional Neural Networks (CNN) and Gradient Boosting (GB) are implemented to a certain extent which makes the prediction of stroke precise and trustworthy. The device is equipped with data </w:t>
      </w:r>
      <w:proofErr w:type="spellStart"/>
      <w:r w:rsidR="00730770" w:rsidRPr="00730770">
        <w:rPr>
          <w:rFonts w:ascii="Times New Roman" w:hAnsi="Times New Roman" w:cs="Times New Roman"/>
          <w:b/>
          <w:bCs/>
          <w:i/>
          <w:iCs/>
          <w:sz w:val="20"/>
          <w:szCs w:val="20"/>
        </w:rPr>
        <w:t>preprocessing</w:t>
      </w:r>
      <w:proofErr w:type="spellEnd"/>
      <w:r w:rsidR="00730770" w:rsidRPr="00730770">
        <w:rPr>
          <w:rFonts w:ascii="Times New Roman" w:hAnsi="Times New Roman" w:cs="Times New Roman"/>
          <w:b/>
          <w:bCs/>
          <w:i/>
          <w:iCs/>
          <w:sz w:val="20"/>
          <w:szCs w:val="20"/>
        </w:rPr>
        <w:t xml:space="preserve">, feature selection and </w:t>
      </w:r>
      <w:proofErr w:type="spellStart"/>
      <w:r w:rsidR="00730770" w:rsidRPr="00730770">
        <w:rPr>
          <w:rFonts w:ascii="Times New Roman" w:hAnsi="Times New Roman" w:cs="Times New Roman"/>
          <w:b/>
          <w:bCs/>
          <w:i/>
          <w:iCs/>
          <w:sz w:val="20"/>
          <w:szCs w:val="20"/>
        </w:rPr>
        <w:t>hyperparameter</w:t>
      </w:r>
      <w:proofErr w:type="spellEnd"/>
      <w:r w:rsidR="00730770" w:rsidRPr="00730770">
        <w:rPr>
          <w:rFonts w:ascii="Times New Roman" w:hAnsi="Times New Roman" w:cs="Times New Roman"/>
          <w:b/>
          <w:bCs/>
          <w:i/>
          <w:iCs/>
          <w:sz w:val="20"/>
          <w:szCs w:val="20"/>
        </w:rPr>
        <w:t xml:space="preserve"> tuning operations to assure the system's proper functioning. The suggested model results in the facilitation of the early detection of a stroke, rapid clinical decision-making, and eliminating the need for expensive imaging procedures, thus, allowing healthcare to be of higher quality and more accessible.</w:t>
      </w:r>
    </w:p>
    <w:p w14:paraId="0A68800B" w14:textId="1C6A207D" w:rsidR="00220473" w:rsidRPr="00B0288E" w:rsidRDefault="00634D17" w:rsidP="00B0288E">
      <w:pPr>
        <w:spacing w:after="20"/>
        <w:jc w:val="center"/>
        <w:rPr>
          <w:rFonts w:ascii="Times New Roman" w:hAnsi="Times New Roman" w:cs="Times New Roman"/>
          <w:b/>
          <w:bCs/>
          <w:i/>
          <w:iCs/>
          <w:sz w:val="20"/>
          <w:szCs w:val="20"/>
        </w:rPr>
      </w:pPr>
      <w:r w:rsidRPr="009258A3">
        <w:rPr>
          <w:rFonts w:ascii="Times New Roman" w:hAnsi="Times New Roman" w:cs="Times New Roman"/>
          <w:sz w:val="20"/>
          <w:szCs w:val="20"/>
          <w:lang w:val="en-US"/>
        </w:rPr>
        <w:t>I. INTRODCUTION</w:t>
      </w:r>
    </w:p>
    <w:p w14:paraId="64A8FDDB" w14:textId="2B5A832D" w:rsidR="007A24F5" w:rsidRDefault="000243CB" w:rsidP="007713D1">
      <w:pPr>
        <w:spacing w:after="20"/>
        <w:jc w:val="both"/>
        <w:rPr>
          <w:rFonts w:ascii="Times New Roman" w:hAnsi="Times New Roman" w:cs="Times New Roman"/>
          <w:sz w:val="20"/>
          <w:szCs w:val="20"/>
        </w:rPr>
      </w:pPr>
      <w:r w:rsidRPr="000243CB">
        <w:rPr>
          <w:rFonts w:ascii="Times New Roman" w:hAnsi="Times New Roman" w:cs="Times New Roman"/>
          <w:sz w:val="20"/>
          <w:szCs w:val="20"/>
        </w:rPr>
        <w:t xml:space="preserve">Stroke has become one of the most important health issues facing the world today as it is considered to be one of the major causes of mortality and long-term disability across the globe. It happens when the blood supply to the brain is blocked or burst, leading to the death of the brain cell and disabling the body to perform its necessary functions through movement, </w:t>
      </w:r>
      <w:r w:rsidRPr="000243CB">
        <w:rPr>
          <w:rFonts w:ascii="Times New Roman" w:hAnsi="Times New Roman" w:cs="Times New Roman"/>
          <w:sz w:val="20"/>
          <w:szCs w:val="20"/>
        </w:rPr>
        <w:lastRenderedPageBreak/>
        <w:t xml:space="preserve">speech, memory and reasoning. World Health Organization (WHO) ranked stroke as the second leading cause of death and the third leading cause of long term disability in the world, with the rate of occurrence </w:t>
      </w:r>
      <w:proofErr w:type="gramStart"/>
      <w:r w:rsidRPr="000243CB">
        <w:rPr>
          <w:rFonts w:ascii="Times New Roman" w:hAnsi="Times New Roman" w:cs="Times New Roman"/>
          <w:sz w:val="20"/>
          <w:szCs w:val="20"/>
        </w:rPr>
        <w:t>raising</w:t>
      </w:r>
      <w:proofErr w:type="gramEnd"/>
      <w:r w:rsidRPr="000243CB">
        <w:rPr>
          <w:rFonts w:ascii="Times New Roman" w:hAnsi="Times New Roman" w:cs="Times New Roman"/>
          <w:sz w:val="20"/>
          <w:szCs w:val="20"/>
        </w:rPr>
        <w:t xml:space="preserve"> by almost half in the past twenty years. This is a concerning development that requires enhanced preventive and diagnostic interventions.</w:t>
      </w:r>
    </w:p>
    <w:p w14:paraId="638A1FC6" w14:textId="2C2A1C9F" w:rsidR="006E5917" w:rsidRDefault="00CC0A39" w:rsidP="007713D1">
      <w:pPr>
        <w:spacing w:after="20"/>
        <w:jc w:val="both"/>
        <w:rPr>
          <w:rFonts w:ascii="Times New Roman" w:hAnsi="Times New Roman" w:cs="Times New Roman"/>
          <w:b/>
          <w:bCs/>
          <w:sz w:val="20"/>
          <w:szCs w:val="20"/>
        </w:rPr>
      </w:pPr>
      <w:r w:rsidRPr="00CC0A39">
        <w:rPr>
          <w:rFonts w:ascii="Times New Roman" w:hAnsi="Times New Roman" w:cs="Times New Roman"/>
          <w:b/>
          <w:bCs/>
          <w:noProof/>
          <w:sz w:val="20"/>
          <w:szCs w:val="20"/>
          <w:lang w:eastAsia="en-IN"/>
        </w:rPr>
        <w:drawing>
          <wp:inline distT="0" distB="0" distL="0" distR="0" wp14:anchorId="6698C704" wp14:editId="39FB0DB1">
            <wp:extent cx="2714793" cy="2618509"/>
            <wp:effectExtent l="0" t="0" r="0" b="0"/>
            <wp:docPr id="213680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05296" name=""/>
                    <pic:cNvPicPr/>
                  </pic:nvPicPr>
                  <pic:blipFill>
                    <a:blip r:embed="rId9"/>
                    <a:stretch>
                      <a:fillRect/>
                    </a:stretch>
                  </pic:blipFill>
                  <pic:spPr>
                    <a:xfrm>
                      <a:off x="0" y="0"/>
                      <a:ext cx="2720374" cy="2623892"/>
                    </a:xfrm>
                    <a:prstGeom prst="rect">
                      <a:avLst/>
                    </a:prstGeom>
                  </pic:spPr>
                </pic:pic>
              </a:graphicData>
            </a:graphic>
          </wp:inline>
        </w:drawing>
      </w:r>
    </w:p>
    <w:p w14:paraId="2F71082F" w14:textId="368C44BF" w:rsidR="00CC0A39" w:rsidRPr="00D434D3" w:rsidRDefault="00344118" w:rsidP="007713D1">
      <w:pPr>
        <w:spacing w:after="20"/>
        <w:jc w:val="center"/>
        <w:rPr>
          <w:rFonts w:ascii="Times New Roman" w:hAnsi="Times New Roman" w:cs="Times New Roman"/>
          <w:b/>
          <w:bCs/>
          <w:sz w:val="20"/>
          <w:szCs w:val="20"/>
        </w:rPr>
      </w:pPr>
      <w:r w:rsidRPr="00344118">
        <w:rPr>
          <w:rFonts w:ascii="Times New Roman" w:hAnsi="Times New Roman" w:cs="Times New Roman"/>
          <w:b/>
          <w:bCs/>
          <w:sz w:val="20"/>
          <w:szCs w:val="20"/>
        </w:rPr>
        <w:t xml:space="preserve">Fig. 1. </w:t>
      </w:r>
      <w:r w:rsidRPr="00344118">
        <w:rPr>
          <w:rFonts w:ascii="Times New Roman" w:hAnsi="Times New Roman" w:cs="Times New Roman"/>
          <w:sz w:val="20"/>
          <w:szCs w:val="20"/>
        </w:rPr>
        <w:t>Brain stroke prediction type and causes.</w:t>
      </w:r>
    </w:p>
    <w:p w14:paraId="048E564E" w14:textId="77777777" w:rsidR="007A24F5" w:rsidRDefault="007A24F5" w:rsidP="007713D1">
      <w:pPr>
        <w:spacing w:after="20"/>
        <w:jc w:val="both"/>
        <w:rPr>
          <w:rFonts w:ascii="Times New Roman" w:hAnsi="Times New Roman" w:cs="Times New Roman"/>
          <w:sz w:val="20"/>
          <w:szCs w:val="20"/>
        </w:rPr>
      </w:pPr>
    </w:p>
    <w:p w14:paraId="454B39F5" w14:textId="77777777" w:rsidR="00AE6E73" w:rsidRPr="00AE6E73" w:rsidRDefault="00AE6E73" w:rsidP="00AE6E73">
      <w:pPr>
        <w:spacing w:after="0"/>
        <w:jc w:val="both"/>
        <w:rPr>
          <w:rFonts w:ascii="Times New Roman" w:hAnsi="Times New Roman" w:cs="Times New Roman"/>
          <w:sz w:val="20"/>
          <w:szCs w:val="20"/>
        </w:rPr>
      </w:pPr>
      <w:r w:rsidRPr="00AE6E73">
        <w:rPr>
          <w:rFonts w:ascii="Times New Roman" w:hAnsi="Times New Roman" w:cs="Times New Roman"/>
          <w:sz w:val="20"/>
          <w:szCs w:val="20"/>
        </w:rPr>
        <w:t>There are three principal types of strokes:</w:t>
      </w:r>
    </w:p>
    <w:p w14:paraId="71FB3BE0" w14:textId="742D5D2A" w:rsidR="00AE6E73" w:rsidRPr="00AE6E73" w:rsidRDefault="00AE6E73" w:rsidP="00AE6E73">
      <w:pPr>
        <w:spacing w:after="0"/>
        <w:jc w:val="both"/>
        <w:rPr>
          <w:rFonts w:ascii="Times New Roman" w:hAnsi="Times New Roman" w:cs="Times New Roman"/>
          <w:sz w:val="20"/>
          <w:szCs w:val="20"/>
        </w:rPr>
      </w:pPr>
      <w:r w:rsidRPr="00AE6E73">
        <w:rPr>
          <w:rFonts w:ascii="Times New Roman" w:hAnsi="Times New Roman" w:cs="Times New Roman"/>
          <w:b/>
          <w:bCs/>
          <w:sz w:val="20"/>
          <w:szCs w:val="20"/>
        </w:rPr>
        <w:t>1. Ischemic Stroke:</w:t>
      </w:r>
      <w:r w:rsidRPr="00AE6E73">
        <w:rPr>
          <w:rFonts w:ascii="Times New Roman" w:hAnsi="Times New Roman" w:cs="Times New Roman"/>
          <w:sz w:val="20"/>
          <w:szCs w:val="20"/>
        </w:rPr>
        <w:t xml:space="preserve"> which occurs when a blood clot blocks blood flow to the brain, accounting for approximately 87% of all stroke cases. </w:t>
      </w:r>
    </w:p>
    <w:p w14:paraId="4E34F257" w14:textId="62E94E4F" w:rsidR="00AE6E73" w:rsidRPr="00AE6E73" w:rsidRDefault="00AE6E73" w:rsidP="00AE6E73">
      <w:pPr>
        <w:spacing w:after="0"/>
        <w:jc w:val="both"/>
        <w:rPr>
          <w:rFonts w:ascii="Times New Roman" w:hAnsi="Times New Roman" w:cs="Times New Roman"/>
          <w:sz w:val="20"/>
          <w:szCs w:val="20"/>
        </w:rPr>
      </w:pPr>
      <w:r w:rsidRPr="00AE6E73">
        <w:rPr>
          <w:rFonts w:ascii="Times New Roman" w:hAnsi="Times New Roman" w:cs="Times New Roman"/>
          <w:b/>
          <w:bCs/>
          <w:sz w:val="20"/>
          <w:szCs w:val="20"/>
        </w:rPr>
        <w:t xml:space="preserve">2. </w:t>
      </w:r>
      <w:proofErr w:type="spellStart"/>
      <w:r w:rsidRPr="00AE6E73">
        <w:rPr>
          <w:rFonts w:ascii="Times New Roman" w:hAnsi="Times New Roman" w:cs="Times New Roman"/>
          <w:b/>
          <w:bCs/>
          <w:sz w:val="20"/>
          <w:szCs w:val="20"/>
        </w:rPr>
        <w:t>Hemorrhagic</w:t>
      </w:r>
      <w:proofErr w:type="spellEnd"/>
      <w:r w:rsidRPr="00AE6E73">
        <w:rPr>
          <w:rFonts w:ascii="Times New Roman" w:hAnsi="Times New Roman" w:cs="Times New Roman"/>
          <w:b/>
          <w:bCs/>
          <w:sz w:val="20"/>
          <w:szCs w:val="20"/>
        </w:rPr>
        <w:t xml:space="preserve"> Stroke:</w:t>
      </w:r>
      <w:r w:rsidRPr="00AE6E73">
        <w:rPr>
          <w:rFonts w:ascii="Times New Roman" w:hAnsi="Times New Roman" w:cs="Times New Roman"/>
          <w:sz w:val="20"/>
          <w:szCs w:val="20"/>
        </w:rPr>
        <w:t xml:space="preserve"> which is caused by a ruptured blood vessel in the brain that causes internal bleeding. </w:t>
      </w:r>
    </w:p>
    <w:p w14:paraId="6041D815" w14:textId="3AEEA069" w:rsidR="00AE6E73" w:rsidRPr="00AE6E73" w:rsidRDefault="00AE6E73" w:rsidP="00AE6E73">
      <w:pPr>
        <w:spacing w:after="0"/>
        <w:jc w:val="both"/>
        <w:rPr>
          <w:rFonts w:ascii="Times New Roman" w:hAnsi="Times New Roman" w:cs="Times New Roman"/>
          <w:sz w:val="20"/>
          <w:szCs w:val="20"/>
        </w:rPr>
      </w:pPr>
      <w:r w:rsidRPr="00AE6E73">
        <w:rPr>
          <w:rFonts w:ascii="Times New Roman" w:hAnsi="Times New Roman" w:cs="Times New Roman"/>
          <w:b/>
          <w:bCs/>
          <w:sz w:val="20"/>
          <w:szCs w:val="20"/>
        </w:rPr>
        <w:t>3. Transient Ischemic Attack (TIA):</w:t>
      </w:r>
      <w:r w:rsidRPr="00AE6E73">
        <w:rPr>
          <w:rFonts w:ascii="Times New Roman" w:hAnsi="Times New Roman" w:cs="Times New Roman"/>
          <w:sz w:val="20"/>
          <w:szCs w:val="20"/>
        </w:rPr>
        <w:t xml:space="preserve"> commonly termed “mini-stroke,” which is caused by a brief cessation of blood flow, and results in short-lived neurological symptoms.</w:t>
      </w:r>
    </w:p>
    <w:p w14:paraId="590B8DB8" w14:textId="77777777" w:rsidR="00AE6E73" w:rsidRPr="00AE6E73" w:rsidRDefault="00AE6E73" w:rsidP="00AE6E73">
      <w:pPr>
        <w:spacing w:after="0"/>
        <w:jc w:val="both"/>
        <w:rPr>
          <w:rFonts w:ascii="Times New Roman" w:hAnsi="Times New Roman" w:cs="Times New Roman"/>
          <w:sz w:val="20"/>
          <w:szCs w:val="20"/>
        </w:rPr>
      </w:pPr>
      <w:r w:rsidRPr="00AE6E73">
        <w:rPr>
          <w:rFonts w:ascii="Times New Roman" w:hAnsi="Times New Roman" w:cs="Times New Roman"/>
          <w:sz w:val="20"/>
          <w:szCs w:val="20"/>
        </w:rPr>
        <w:t xml:space="preserve">It is important to identify individuals at high risk of stroke early in order to facilitate timely health care interventions and </w:t>
      </w:r>
      <w:r w:rsidRPr="00AE6E73">
        <w:rPr>
          <w:rFonts w:ascii="Times New Roman" w:hAnsi="Times New Roman" w:cs="Times New Roman"/>
          <w:sz w:val="20"/>
          <w:szCs w:val="20"/>
        </w:rPr>
        <w:lastRenderedPageBreak/>
        <w:t xml:space="preserve">lifestyle adjustments. Conventional methods of diagnosis, such as imaging and blood tests, are valid if not too cumbersome, expensive and often not available in rural or resource-limited areas. </w:t>
      </w:r>
    </w:p>
    <w:p w14:paraId="3D112F7E" w14:textId="6F8CC0D8" w:rsidR="00D434D3" w:rsidRPr="00D434D3" w:rsidRDefault="00AE6E73" w:rsidP="00AE6E73">
      <w:pPr>
        <w:spacing w:after="0"/>
        <w:jc w:val="both"/>
        <w:rPr>
          <w:rFonts w:ascii="Times New Roman" w:hAnsi="Times New Roman" w:cs="Times New Roman"/>
          <w:sz w:val="20"/>
          <w:szCs w:val="20"/>
        </w:rPr>
      </w:pPr>
      <w:r w:rsidRPr="00AE6E73">
        <w:rPr>
          <w:rFonts w:ascii="Times New Roman" w:hAnsi="Times New Roman" w:cs="Times New Roman"/>
          <w:sz w:val="20"/>
          <w:szCs w:val="20"/>
        </w:rPr>
        <w:t xml:space="preserve">In recent years, the implementation of Artificial Intelligence (AI) and Machine Learning (ML) in medicine has sparked new ideas around early stroke prediction or risk stratification. In particular, ML models can </w:t>
      </w:r>
      <w:proofErr w:type="spellStart"/>
      <w:r w:rsidRPr="00AE6E73">
        <w:rPr>
          <w:rFonts w:ascii="Times New Roman" w:hAnsi="Times New Roman" w:cs="Times New Roman"/>
          <w:sz w:val="20"/>
          <w:szCs w:val="20"/>
        </w:rPr>
        <w:t>analyze</w:t>
      </w:r>
      <w:proofErr w:type="spellEnd"/>
      <w:r w:rsidRPr="00AE6E73">
        <w:rPr>
          <w:rFonts w:ascii="Times New Roman" w:hAnsi="Times New Roman" w:cs="Times New Roman"/>
          <w:sz w:val="20"/>
          <w:szCs w:val="20"/>
        </w:rPr>
        <w:t xml:space="preserve"> vast amounts of medical data to discern imprecise patterns correlated with a stroke.</w:t>
      </w:r>
      <w:r>
        <w:rPr>
          <w:rFonts w:ascii="Times New Roman" w:hAnsi="Times New Roman" w:cs="Times New Roman"/>
          <w:sz w:val="20"/>
          <w:szCs w:val="20"/>
        </w:rPr>
        <w:t xml:space="preserve"> </w:t>
      </w:r>
      <w:r w:rsidR="00D434D3" w:rsidRPr="00D434D3">
        <w:rPr>
          <w:rFonts w:ascii="Times New Roman" w:hAnsi="Times New Roman" w:cs="Times New Roman"/>
          <w:sz w:val="20"/>
          <w:szCs w:val="20"/>
        </w:rPr>
        <w:t xml:space="preserve">This study aims to develop an </w:t>
      </w:r>
      <w:r w:rsidR="00D434D3" w:rsidRPr="00D434D3">
        <w:rPr>
          <w:rFonts w:ascii="Times New Roman" w:hAnsi="Times New Roman" w:cs="Times New Roman"/>
          <w:b/>
          <w:bCs/>
          <w:sz w:val="20"/>
          <w:szCs w:val="20"/>
        </w:rPr>
        <w:t>ML-based predictive system</w:t>
      </w:r>
      <w:r w:rsidR="00D434D3" w:rsidRPr="00D434D3">
        <w:rPr>
          <w:rFonts w:ascii="Times New Roman" w:hAnsi="Times New Roman" w:cs="Times New Roman"/>
          <w:sz w:val="20"/>
          <w:szCs w:val="20"/>
        </w:rPr>
        <w:t xml:space="preserve"> that utilizes </w:t>
      </w:r>
      <w:r w:rsidR="00D434D3" w:rsidRPr="00D434D3">
        <w:rPr>
          <w:rFonts w:ascii="Times New Roman" w:hAnsi="Times New Roman" w:cs="Times New Roman"/>
          <w:b/>
          <w:bCs/>
          <w:sz w:val="20"/>
          <w:szCs w:val="20"/>
        </w:rPr>
        <w:t>clinical and lifestyle parameters</w:t>
      </w:r>
      <w:r w:rsidR="00D434D3" w:rsidRPr="00D434D3">
        <w:rPr>
          <w:rFonts w:ascii="Times New Roman" w:hAnsi="Times New Roman" w:cs="Times New Roman"/>
          <w:sz w:val="20"/>
          <w:szCs w:val="20"/>
        </w:rPr>
        <w:t>—including age, blood pressure, glucose levels, heart disease history, body mass index (BMI), smoking, and alcohol consumption—to predict the risk and classify the type of stroke.</w:t>
      </w:r>
    </w:p>
    <w:p w14:paraId="7DE471F9" w14:textId="5BFDCBE4" w:rsidR="00AE6E73" w:rsidRPr="00AE6E73" w:rsidRDefault="008E2A6F" w:rsidP="00AE6E73">
      <w:pPr>
        <w:spacing w:after="0"/>
        <w:jc w:val="both"/>
        <w:rPr>
          <w:rFonts w:ascii="Times New Roman" w:hAnsi="Times New Roman" w:cs="Times New Roman"/>
          <w:sz w:val="20"/>
          <w:szCs w:val="20"/>
        </w:rPr>
      </w:pPr>
      <w:r w:rsidRPr="008E2A6F">
        <w:rPr>
          <w:rFonts w:ascii="Times New Roman" w:hAnsi="Times New Roman" w:cs="Times New Roman"/>
          <w:sz w:val="20"/>
          <w:szCs w:val="20"/>
        </w:rPr>
        <w:t>Feature​‍​‌‍​‍‌ selection and hyperparameter tuning will also be utilized to make the system more accurate. The developed model functions as a reliable source of information for doctors in the early diagnosis phase and clinical decision-making, thus reducing the need for expensive diagnostic tests and providing stroke prediction at a lower cost, with higher accessibility, and less time ​‍​‌‍​‍‌consumption.</w:t>
      </w:r>
    </w:p>
    <w:p w14:paraId="3FF5635B" w14:textId="77777777" w:rsidR="00AE6E73" w:rsidRPr="00AE6E73" w:rsidRDefault="00AE6E73" w:rsidP="00AE6E73">
      <w:pPr>
        <w:spacing w:after="0"/>
        <w:jc w:val="both"/>
        <w:rPr>
          <w:rFonts w:ascii="Times New Roman" w:hAnsi="Times New Roman" w:cs="Times New Roman"/>
          <w:sz w:val="20"/>
          <w:szCs w:val="20"/>
        </w:rPr>
      </w:pPr>
    </w:p>
    <w:p w14:paraId="43F16450" w14:textId="77777777" w:rsidR="00AE6E73" w:rsidRPr="00AE6E73" w:rsidRDefault="00AE6E73" w:rsidP="00AE6E73">
      <w:pPr>
        <w:spacing w:after="0"/>
        <w:jc w:val="center"/>
        <w:rPr>
          <w:rFonts w:ascii="Times New Roman" w:hAnsi="Times New Roman" w:cs="Times New Roman"/>
          <w:sz w:val="20"/>
          <w:szCs w:val="20"/>
        </w:rPr>
      </w:pPr>
      <w:r w:rsidRPr="00AE6E73">
        <w:rPr>
          <w:rFonts w:ascii="Times New Roman" w:hAnsi="Times New Roman" w:cs="Times New Roman"/>
          <w:sz w:val="20"/>
          <w:szCs w:val="20"/>
        </w:rPr>
        <w:t>II. LITERATURE REVIEW</w:t>
      </w:r>
    </w:p>
    <w:p w14:paraId="4E5D5134" w14:textId="28A889EC" w:rsidR="00AE6E73" w:rsidRPr="00AE6E73" w:rsidRDefault="008E2A6F" w:rsidP="00AE6E73">
      <w:pPr>
        <w:spacing w:after="0"/>
        <w:jc w:val="both"/>
        <w:rPr>
          <w:rFonts w:ascii="Times New Roman" w:hAnsi="Times New Roman" w:cs="Times New Roman"/>
          <w:sz w:val="20"/>
          <w:szCs w:val="20"/>
        </w:rPr>
      </w:pPr>
      <w:r w:rsidRPr="008E2A6F">
        <w:rPr>
          <w:rFonts w:ascii="Times New Roman" w:hAnsi="Times New Roman" w:cs="Times New Roman"/>
          <w:sz w:val="20"/>
          <w:szCs w:val="20"/>
        </w:rPr>
        <w:t xml:space="preserve">Early​‍​‌‍​‍‌ detection and preventive measures are still very necessary to reduce the number of deaths and long-term disabilities that result from brain stroke, which is one of the most significant global health problems. In the future, Machine Learning (ML) can be considered a revolutionary technology to be used in stroke risk assessment based on various clinical datasets that include demographic, physiological, and lifestyle data. With such data-driven </w:t>
      </w:r>
      <w:proofErr w:type="spellStart"/>
      <w:r w:rsidRPr="008E2A6F">
        <w:rPr>
          <w:rFonts w:ascii="Times New Roman" w:hAnsi="Times New Roman" w:cs="Times New Roman"/>
          <w:sz w:val="20"/>
          <w:szCs w:val="20"/>
        </w:rPr>
        <w:t>modeling</w:t>
      </w:r>
      <w:proofErr w:type="spellEnd"/>
      <w:r w:rsidRPr="008E2A6F">
        <w:rPr>
          <w:rFonts w:ascii="Times New Roman" w:hAnsi="Times New Roman" w:cs="Times New Roman"/>
          <w:sz w:val="20"/>
          <w:szCs w:val="20"/>
        </w:rPr>
        <w:t>, ML eventually locates the patients who are at risk and makes the interventions in a timely manner to be used in preventive care and precision-based healthcare decisions.</w:t>
      </w:r>
    </w:p>
    <w:p w14:paraId="6D0104EA" w14:textId="77777777" w:rsidR="00AE6E73" w:rsidRPr="00162DE1" w:rsidRDefault="00AE6E73" w:rsidP="00AE6E73">
      <w:pPr>
        <w:spacing w:after="0"/>
        <w:jc w:val="both"/>
        <w:rPr>
          <w:rFonts w:ascii="Times New Roman" w:hAnsi="Times New Roman" w:cs="Times New Roman"/>
          <w:i/>
          <w:iCs/>
          <w:sz w:val="20"/>
          <w:szCs w:val="20"/>
        </w:rPr>
      </w:pPr>
      <w:r w:rsidRPr="00162DE1">
        <w:rPr>
          <w:rFonts w:ascii="Times New Roman" w:hAnsi="Times New Roman" w:cs="Times New Roman"/>
          <w:i/>
          <w:iCs/>
          <w:sz w:val="20"/>
          <w:szCs w:val="20"/>
        </w:rPr>
        <w:t>A. Ensemble Learning Approaches</w:t>
      </w:r>
    </w:p>
    <w:p w14:paraId="3343076C" w14:textId="4D077AC3" w:rsidR="000C2185" w:rsidRPr="000C2185" w:rsidRDefault="008E2A6F" w:rsidP="00AE6E73">
      <w:pPr>
        <w:spacing w:after="0"/>
        <w:jc w:val="both"/>
        <w:rPr>
          <w:rFonts w:ascii="Times New Roman" w:hAnsi="Times New Roman" w:cs="Times New Roman"/>
          <w:sz w:val="20"/>
          <w:szCs w:val="20"/>
        </w:rPr>
      </w:pPr>
      <w:r w:rsidRPr="008E2A6F">
        <w:rPr>
          <w:rFonts w:ascii="Times New Roman" w:hAnsi="Times New Roman" w:cs="Times New Roman"/>
          <w:sz w:val="20"/>
          <w:szCs w:val="20"/>
        </w:rPr>
        <w:t>Ensemble learning or the idea of figuring out several weak learners with a predictive model of a strong one has been able to show a very remarkable promise in the tasks of stroke prediction. The ensemble methods are capable of finding the complex, nonlinear relationships between different variables and also improving the generalization ​‍​‌‍​‍‌performance.</w:t>
      </w:r>
      <w:r>
        <w:rPr>
          <w:rFonts w:ascii="Times New Roman" w:hAnsi="Times New Roman" w:cs="Times New Roman"/>
          <w:sz w:val="20"/>
          <w:szCs w:val="20"/>
        </w:rPr>
        <w:t xml:space="preserve"> </w:t>
      </w:r>
      <w:r w:rsidR="000C2185" w:rsidRPr="000C2185">
        <w:rPr>
          <w:rFonts w:ascii="Times New Roman" w:hAnsi="Times New Roman" w:cs="Times New Roman"/>
          <w:sz w:val="20"/>
          <w:szCs w:val="20"/>
        </w:rPr>
        <w:t xml:space="preserve">The study in [1] developed a predictive model for six-month post-stroke outcomes using genetic, environmental, and clinical factors, where the </w:t>
      </w:r>
      <w:proofErr w:type="spellStart"/>
      <w:r w:rsidR="000C2185" w:rsidRPr="000C2185">
        <w:rPr>
          <w:rFonts w:ascii="Times New Roman" w:hAnsi="Times New Roman" w:cs="Times New Roman"/>
          <w:b/>
          <w:bCs/>
          <w:sz w:val="20"/>
          <w:szCs w:val="20"/>
        </w:rPr>
        <w:t>XGBoost</w:t>
      </w:r>
      <w:proofErr w:type="spellEnd"/>
      <w:r w:rsidR="000C2185" w:rsidRPr="000C2185">
        <w:rPr>
          <w:rFonts w:ascii="Times New Roman" w:hAnsi="Times New Roman" w:cs="Times New Roman"/>
          <w:b/>
          <w:bCs/>
          <w:sz w:val="20"/>
          <w:szCs w:val="20"/>
        </w:rPr>
        <w:t xml:space="preserve"> algorithm</w:t>
      </w:r>
      <w:r w:rsidR="000C2185" w:rsidRPr="000C2185">
        <w:rPr>
          <w:rFonts w:ascii="Times New Roman" w:hAnsi="Times New Roman" w:cs="Times New Roman"/>
          <w:sz w:val="20"/>
          <w:szCs w:val="20"/>
        </w:rPr>
        <w:t xml:space="preserve"> achieved superior discriminative ability (AUC = 0.818) compared to logistic regression (AUC = 0.756, </w:t>
      </w:r>
      <w:r w:rsidR="000C2185" w:rsidRPr="000C2185">
        <w:rPr>
          <w:rFonts w:ascii="Times New Roman" w:hAnsi="Times New Roman" w:cs="Times New Roman"/>
          <w:i/>
          <w:iCs/>
          <w:sz w:val="20"/>
          <w:szCs w:val="20"/>
        </w:rPr>
        <w:t>p</w:t>
      </w:r>
      <w:r w:rsidR="000C2185" w:rsidRPr="000C2185">
        <w:rPr>
          <w:rFonts w:ascii="Times New Roman" w:hAnsi="Times New Roman" w:cs="Times New Roman"/>
          <w:sz w:val="20"/>
          <w:szCs w:val="20"/>
        </w:rPr>
        <w:t xml:space="preserve"> &lt; .05). Similarly, the research in [2] showed that </w:t>
      </w:r>
      <w:r w:rsidR="000C2185" w:rsidRPr="000C2185">
        <w:rPr>
          <w:rFonts w:ascii="Times New Roman" w:hAnsi="Times New Roman" w:cs="Times New Roman"/>
          <w:b/>
          <w:bCs/>
          <w:sz w:val="20"/>
          <w:szCs w:val="20"/>
        </w:rPr>
        <w:t>Gradient Boosting</w:t>
      </w:r>
      <w:r w:rsidR="000C2185" w:rsidRPr="000C2185">
        <w:rPr>
          <w:rFonts w:ascii="Times New Roman" w:hAnsi="Times New Roman" w:cs="Times New Roman"/>
          <w:sz w:val="20"/>
          <w:szCs w:val="20"/>
        </w:rPr>
        <w:t xml:space="preserve"> achieved the highest accuracy (96%), outperforming </w:t>
      </w:r>
      <w:proofErr w:type="spellStart"/>
      <w:r w:rsidR="000C2185" w:rsidRPr="000C2185">
        <w:rPr>
          <w:rFonts w:ascii="Times New Roman" w:hAnsi="Times New Roman" w:cs="Times New Roman"/>
          <w:sz w:val="20"/>
          <w:szCs w:val="20"/>
        </w:rPr>
        <w:t>XGBoost</w:t>
      </w:r>
      <w:proofErr w:type="spellEnd"/>
      <w:r w:rsidR="000C2185" w:rsidRPr="000C2185">
        <w:rPr>
          <w:rFonts w:ascii="Times New Roman" w:hAnsi="Times New Roman" w:cs="Times New Roman"/>
          <w:sz w:val="20"/>
          <w:szCs w:val="20"/>
        </w:rPr>
        <w:t xml:space="preserve"> (92%) and Decision Tree models (91%), establishing ensemble methods as highly </w:t>
      </w:r>
      <w:r w:rsidR="000C2185" w:rsidRPr="000C2185">
        <w:rPr>
          <w:rFonts w:ascii="Times New Roman" w:hAnsi="Times New Roman" w:cs="Times New Roman"/>
          <w:sz w:val="20"/>
          <w:szCs w:val="20"/>
        </w:rPr>
        <w:lastRenderedPageBreak/>
        <w:t>reliable predictors for stroke risk based on multimodal clinical data.</w:t>
      </w:r>
    </w:p>
    <w:p w14:paraId="25850C1D" w14:textId="77777777" w:rsidR="00162DE1" w:rsidRPr="00162DE1" w:rsidRDefault="00162DE1" w:rsidP="00162DE1">
      <w:pPr>
        <w:spacing w:after="0"/>
        <w:jc w:val="both"/>
        <w:rPr>
          <w:rFonts w:ascii="Times New Roman" w:hAnsi="Times New Roman" w:cs="Times New Roman"/>
          <w:sz w:val="20"/>
          <w:szCs w:val="20"/>
        </w:rPr>
      </w:pPr>
      <w:r w:rsidRPr="00162DE1">
        <w:rPr>
          <w:rFonts w:ascii="Times New Roman" w:hAnsi="Times New Roman" w:cs="Times New Roman"/>
          <w:sz w:val="20"/>
          <w:szCs w:val="20"/>
        </w:rPr>
        <w:t xml:space="preserve">Random Forest (RF), as an ensemble method, has been continuously shown as a strong performer in studies. Investigation [7] showed RF was superior in nearly all metrics when measured against traditional and deep learning algorithms, achieving the best sensitivity, specificity, F1 score, and ROC-AUC. Study [6] confirmed boosting algorithms, especially Gradient Boosting and </w:t>
      </w:r>
      <w:proofErr w:type="spellStart"/>
      <w:r w:rsidRPr="00162DE1">
        <w:rPr>
          <w:rFonts w:ascii="Times New Roman" w:hAnsi="Times New Roman" w:cs="Times New Roman"/>
          <w:sz w:val="20"/>
          <w:szCs w:val="20"/>
        </w:rPr>
        <w:t>XGBoost</w:t>
      </w:r>
      <w:proofErr w:type="spellEnd"/>
      <w:r w:rsidRPr="00162DE1">
        <w:rPr>
          <w:rFonts w:ascii="Times New Roman" w:hAnsi="Times New Roman" w:cs="Times New Roman"/>
          <w:sz w:val="20"/>
          <w:szCs w:val="20"/>
        </w:rPr>
        <w:t>, achieved accuracy rates between 96%-96.97%, affirming their stability for stroke prediction. In this study, a standard Gradient Boosting Classifier is used, which is characterized by its iterative optimization algorithm that reduces prediction error through gradient descent in an additive structure. It is suitable for ROI data and structured tabular stroke datasets due to the potential for varying clinical features.</w:t>
      </w:r>
    </w:p>
    <w:p w14:paraId="7C2E6922" w14:textId="77777777" w:rsidR="00162DE1" w:rsidRPr="00162DE1" w:rsidRDefault="00162DE1" w:rsidP="00162DE1">
      <w:pPr>
        <w:spacing w:after="0"/>
        <w:jc w:val="both"/>
        <w:rPr>
          <w:rFonts w:ascii="Times New Roman" w:hAnsi="Times New Roman" w:cs="Times New Roman"/>
          <w:i/>
          <w:iCs/>
          <w:sz w:val="20"/>
          <w:szCs w:val="20"/>
        </w:rPr>
      </w:pPr>
    </w:p>
    <w:p w14:paraId="1B842AD3" w14:textId="77777777" w:rsidR="00162DE1" w:rsidRPr="00162DE1" w:rsidRDefault="00162DE1" w:rsidP="00162DE1">
      <w:pPr>
        <w:spacing w:after="0"/>
        <w:jc w:val="both"/>
        <w:rPr>
          <w:rFonts w:ascii="Times New Roman" w:hAnsi="Times New Roman" w:cs="Times New Roman"/>
          <w:i/>
          <w:iCs/>
          <w:sz w:val="20"/>
          <w:szCs w:val="20"/>
        </w:rPr>
      </w:pPr>
      <w:r w:rsidRPr="00162DE1">
        <w:rPr>
          <w:rFonts w:ascii="Times New Roman" w:hAnsi="Times New Roman" w:cs="Times New Roman"/>
          <w:i/>
          <w:iCs/>
          <w:sz w:val="20"/>
          <w:szCs w:val="20"/>
        </w:rPr>
        <w:t xml:space="preserve">B. Deep Learning Architectures </w:t>
      </w:r>
    </w:p>
    <w:p w14:paraId="45DA6410" w14:textId="144C2E93" w:rsidR="000C2185" w:rsidRPr="000C2185" w:rsidRDefault="00162DE1" w:rsidP="00162DE1">
      <w:pPr>
        <w:spacing w:after="0"/>
        <w:jc w:val="both"/>
        <w:rPr>
          <w:rFonts w:ascii="Times New Roman" w:hAnsi="Times New Roman" w:cs="Times New Roman"/>
          <w:sz w:val="20"/>
          <w:szCs w:val="20"/>
        </w:rPr>
      </w:pPr>
      <w:r w:rsidRPr="00162DE1">
        <w:rPr>
          <w:rFonts w:ascii="Times New Roman" w:hAnsi="Times New Roman" w:cs="Times New Roman"/>
          <w:sz w:val="20"/>
          <w:szCs w:val="20"/>
        </w:rPr>
        <w:t xml:space="preserve">Deep Learning (DL) models have transformed predictive </w:t>
      </w:r>
      <w:proofErr w:type="spellStart"/>
      <w:r w:rsidRPr="00162DE1">
        <w:rPr>
          <w:rFonts w:ascii="Times New Roman" w:hAnsi="Times New Roman" w:cs="Times New Roman"/>
          <w:sz w:val="20"/>
          <w:szCs w:val="20"/>
        </w:rPr>
        <w:t>modeling</w:t>
      </w:r>
      <w:proofErr w:type="spellEnd"/>
      <w:r w:rsidRPr="00162DE1">
        <w:rPr>
          <w:rFonts w:ascii="Times New Roman" w:hAnsi="Times New Roman" w:cs="Times New Roman"/>
          <w:sz w:val="20"/>
          <w:szCs w:val="20"/>
        </w:rPr>
        <w:t xml:space="preserve"> by learning complex hierarchical representations directly from data. Specific architectures such as, Convolutional Neural Networks (CNNs) and Recurrent Neural Networks (RNNs), can demonstrate appropriate capabilities to recognize, interpret, and predict stroke. </w:t>
      </w:r>
      <w:proofErr w:type="gramStart"/>
      <w:r w:rsidR="000C2185" w:rsidRPr="000C2185">
        <w:rPr>
          <w:rFonts w:ascii="Times New Roman" w:hAnsi="Times New Roman" w:cs="Times New Roman"/>
          <w:sz w:val="20"/>
          <w:szCs w:val="20"/>
        </w:rPr>
        <w:t>spatial</w:t>
      </w:r>
      <w:proofErr w:type="gramEnd"/>
      <w:r w:rsidR="000C2185" w:rsidRPr="000C2185">
        <w:rPr>
          <w:rFonts w:ascii="Times New Roman" w:hAnsi="Times New Roman" w:cs="Times New Roman"/>
          <w:sz w:val="20"/>
          <w:szCs w:val="20"/>
        </w:rPr>
        <w:t xml:space="preserve"> and temporal dependencies within medical data.</w:t>
      </w:r>
    </w:p>
    <w:p w14:paraId="383FC4E1" w14:textId="082BD668" w:rsidR="000C2185" w:rsidRDefault="000C2185" w:rsidP="000243CB">
      <w:pPr>
        <w:spacing w:after="0"/>
        <w:jc w:val="both"/>
        <w:rPr>
          <w:rFonts w:ascii="Times New Roman" w:hAnsi="Times New Roman" w:cs="Times New Roman"/>
          <w:sz w:val="20"/>
          <w:szCs w:val="20"/>
        </w:rPr>
      </w:pPr>
      <w:r w:rsidRPr="000C2185">
        <w:rPr>
          <w:rFonts w:ascii="Times New Roman" w:hAnsi="Times New Roman" w:cs="Times New Roman"/>
          <w:sz w:val="20"/>
          <w:szCs w:val="20"/>
        </w:rPr>
        <w:t xml:space="preserve">The research in [8] demonstrated that </w:t>
      </w:r>
      <w:r w:rsidRPr="000C2185">
        <w:rPr>
          <w:rFonts w:ascii="Times New Roman" w:hAnsi="Times New Roman" w:cs="Times New Roman"/>
          <w:b/>
          <w:bCs/>
          <w:sz w:val="20"/>
          <w:szCs w:val="20"/>
        </w:rPr>
        <w:t>Long Short-Term Memory (LSTM)</w:t>
      </w:r>
      <w:r w:rsidRPr="000C2185">
        <w:rPr>
          <w:rFonts w:ascii="Times New Roman" w:hAnsi="Times New Roman" w:cs="Times New Roman"/>
          <w:sz w:val="20"/>
          <w:szCs w:val="20"/>
        </w:rPr>
        <w:t xml:space="preserve"> models achieved a sensitivity of 96.15%, while Feedforward Neural Networks (FNNs) exhibited superior specificity, accuracy, and ROC-AUC scores. </w:t>
      </w:r>
      <w:r w:rsidR="000243CB" w:rsidRPr="000243CB">
        <w:rPr>
          <w:rFonts w:ascii="Times New Roman" w:hAnsi="Times New Roman" w:cs="Times New Roman"/>
          <w:sz w:val="20"/>
          <w:szCs w:val="20"/>
        </w:rPr>
        <w:t xml:space="preserve">Equally, research [3] involved a mix of multi-PLD ASL CBF </w:t>
      </w:r>
      <w:proofErr w:type="spellStart"/>
      <w:r w:rsidR="000243CB" w:rsidRPr="000243CB">
        <w:rPr>
          <w:rFonts w:ascii="Times New Roman" w:hAnsi="Times New Roman" w:cs="Times New Roman"/>
          <w:sz w:val="20"/>
          <w:szCs w:val="20"/>
        </w:rPr>
        <w:t>radiomics</w:t>
      </w:r>
      <w:proofErr w:type="spellEnd"/>
      <w:r w:rsidR="000243CB" w:rsidRPr="000243CB">
        <w:rPr>
          <w:rFonts w:ascii="Times New Roman" w:hAnsi="Times New Roman" w:cs="Times New Roman"/>
          <w:sz w:val="20"/>
          <w:szCs w:val="20"/>
        </w:rPr>
        <w:t xml:space="preserve"> and clinical characteristics in SVM-based method, and the </w:t>
      </w:r>
      <w:r w:rsidR="000243CB">
        <w:rPr>
          <w:rFonts w:ascii="Times New Roman" w:hAnsi="Times New Roman" w:cs="Times New Roman"/>
          <w:sz w:val="20"/>
          <w:szCs w:val="20"/>
        </w:rPr>
        <w:t xml:space="preserve">AUC is as high as 0.832 -0.904. </w:t>
      </w:r>
      <w:r w:rsidR="000243CB" w:rsidRPr="000243CB">
        <w:rPr>
          <w:rFonts w:ascii="Times New Roman" w:hAnsi="Times New Roman" w:cs="Times New Roman"/>
          <w:sz w:val="20"/>
          <w:szCs w:val="20"/>
        </w:rPr>
        <w:t>In the present study, stroke risk classification is performed with the Convolutional Neural Network (1D-CNN) that is appropriate to work with sequential and structured clinical data because it finds the local dependency between features using convolutional</w:t>
      </w:r>
      <w:r w:rsidR="000243CB">
        <w:rPr>
          <w:rFonts w:ascii="Times New Roman" w:hAnsi="Times New Roman" w:cs="Times New Roman"/>
          <w:sz w:val="20"/>
          <w:szCs w:val="20"/>
        </w:rPr>
        <w:t xml:space="preserve"> </w:t>
      </w:r>
      <w:proofErr w:type="spellStart"/>
      <w:r w:rsidR="000243CB">
        <w:rPr>
          <w:rFonts w:ascii="Times New Roman" w:hAnsi="Times New Roman" w:cs="Times New Roman"/>
          <w:sz w:val="20"/>
          <w:szCs w:val="20"/>
        </w:rPr>
        <w:t>filters.</w:t>
      </w:r>
      <w:r w:rsidR="000243CB" w:rsidRPr="000243CB">
        <w:rPr>
          <w:rFonts w:ascii="Times New Roman" w:hAnsi="Times New Roman" w:cs="Times New Roman"/>
          <w:sz w:val="20"/>
          <w:szCs w:val="20"/>
        </w:rPr>
        <w:t>They</w:t>
      </w:r>
      <w:proofErr w:type="spellEnd"/>
      <w:r w:rsidR="000243CB" w:rsidRPr="000243CB">
        <w:rPr>
          <w:rFonts w:ascii="Times New Roman" w:hAnsi="Times New Roman" w:cs="Times New Roman"/>
          <w:sz w:val="20"/>
          <w:szCs w:val="20"/>
        </w:rPr>
        <w:t xml:space="preserve"> have a hierarchical property of extracting features which increases the representation learning property and can hence increase the accuracy of the classification without heavy feature engineering. In line with [10], CNN-based models have a maximum accuracy of 98 percent, therefore proving to be effective in non-imaging clinical uses.</w:t>
      </w:r>
    </w:p>
    <w:p w14:paraId="42806102" w14:textId="77777777" w:rsidR="000243CB" w:rsidRPr="000C2185" w:rsidRDefault="000243CB" w:rsidP="000243CB">
      <w:pPr>
        <w:spacing w:after="0"/>
        <w:jc w:val="both"/>
        <w:rPr>
          <w:rFonts w:ascii="Times New Roman" w:hAnsi="Times New Roman" w:cs="Times New Roman"/>
          <w:sz w:val="20"/>
          <w:szCs w:val="20"/>
        </w:rPr>
      </w:pPr>
    </w:p>
    <w:p w14:paraId="71127694" w14:textId="77777777" w:rsidR="00162DE1" w:rsidRPr="00162DE1" w:rsidRDefault="00162DE1" w:rsidP="00162DE1">
      <w:pPr>
        <w:spacing w:after="0"/>
        <w:jc w:val="both"/>
        <w:rPr>
          <w:rFonts w:ascii="Times New Roman" w:hAnsi="Times New Roman" w:cs="Times New Roman"/>
          <w:i/>
          <w:iCs/>
          <w:sz w:val="20"/>
          <w:szCs w:val="20"/>
        </w:rPr>
      </w:pPr>
      <w:r w:rsidRPr="00162DE1">
        <w:rPr>
          <w:rFonts w:ascii="Times New Roman" w:hAnsi="Times New Roman" w:cs="Times New Roman"/>
          <w:i/>
          <w:iCs/>
          <w:sz w:val="20"/>
          <w:szCs w:val="20"/>
        </w:rPr>
        <w:t>C. Feature Analysis and Predictive Factors</w:t>
      </w:r>
    </w:p>
    <w:p w14:paraId="6C5BFD94" w14:textId="4E011539" w:rsidR="00162DE1" w:rsidRPr="00162DE1" w:rsidRDefault="000243CB" w:rsidP="00162DE1">
      <w:pPr>
        <w:spacing w:after="0"/>
        <w:jc w:val="both"/>
        <w:rPr>
          <w:rFonts w:ascii="Times New Roman" w:hAnsi="Times New Roman" w:cs="Times New Roman"/>
          <w:sz w:val="20"/>
          <w:szCs w:val="20"/>
        </w:rPr>
      </w:pPr>
      <w:r w:rsidRPr="000243CB">
        <w:rPr>
          <w:rFonts w:ascii="Times New Roman" w:hAnsi="Times New Roman" w:cs="Times New Roman"/>
          <w:sz w:val="20"/>
          <w:szCs w:val="20"/>
        </w:rPr>
        <w:t>During the exploration of characteristics of the previous research, it was always indicated that age, average glucose and body mass index (BMI) had the greatest impact on the risk of stroke.</w:t>
      </w:r>
      <w:r w:rsidR="0068342A">
        <w:rPr>
          <w:rFonts w:ascii="Times New Roman" w:hAnsi="Times New Roman" w:cs="Times New Roman"/>
          <w:sz w:val="20"/>
          <w:szCs w:val="20"/>
        </w:rPr>
        <w:t xml:space="preserve"> </w:t>
      </w:r>
      <w:r w:rsidR="00162DE1" w:rsidRPr="00162DE1">
        <w:rPr>
          <w:rFonts w:ascii="Times New Roman" w:hAnsi="Times New Roman" w:cs="Times New Roman"/>
          <w:sz w:val="20"/>
          <w:szCs w:val="20"/>
        </w:rPr>
        <w:t xml:space="preserve">Study [1] has acknowledged environmental aspects including PM2.5, PM10, CO levels, and temperature were key </w:t>
      </w:r>
      <w:r w:rsidR="00162DE1" w:rsidRPr="00162DE1">
        <w:rPr>
          <w:rFonts w:ascii="Times New Roman" w:hAnsi="Times New Roman" w:cs="Times New Roman"/>
          <w:sz w:val="20"/>
          <w:szCs w:val="20"/>
        </w:rPr>
        <w:lastRenderedPageBreak/>
        <w:t>predictors of stroke, alongside lifestyle factors, such as smoking, drinking, absence of physical activity, etc.</w:t>
      </w:r>
    </w:p>
    <w:p w14:paraId="51582CCE" w14:textId="50B8629A" w:rsidR="00901388" w:rsidRDefault="00D63B6D" w:rsidP="00D63B6D">
      <w:pPr>
        <w:spacing w:after="0"/>
        <w:jc w:val="both"/>
        <w:rPr>
          <w:rFonts w:ascii="Times New Roman" w:hAnsi="Times New Roman" w:cs="Times New Roman"/>
          <w:sz w:val="20"/>
          <w:szCs w:val="20"/>
        </w:rPr>
      </w:pPr>
      <w:r w:rsidRPr="00D63B6D">
        <w:rPr>
          <w:rFonts w:ascii="Times New Roman" w:hAnsi="Times New Roman" w:cs="Times New Roman"/>
          <w:sz w:val="20"/>
          <w:szCs w:val="20"/>
        </w:rPr>
        <w:t xml:space="preserve">Neurological parameters (including the National Institutes of health Stroke Scale, NIHSS) score might also predict the outcomes; in [3], the baseline NIHSS score was the primary predictor in the SHAP </w:t>
      </w:r>
      <w:proofErr w:type="gramStart"/>
      <w:r w:rsidRPr="00D63B6D">
        <w:rPr>
          <w:rFonts w:ascii="Times New Roman" w:hAnsi="Times New Roman" w:cs="Times New Roman"/>
          <w:sz w:val="20"/>
          <w:szCs w:val="20"/>
        </w:rPr>
        <w:t>( Shapley</w:t>
      </w:r>
      <w:proofErr w:type="gramEnd"/>
      <w:r w:rsidRPr="00D63B6D">
        <w:rPr>
          <w:rFonts w:ascii="Times New Roman" w:hAnsi="Times New Roman" w:cs="Times New Roman"/>
          <w:sz w:val="20"/>
          <w:szCs w:val="20"/>
        </w:rPr>
        <w:t xml:space="preserve"> Additive explanations) analysis. In addition, it is worth noting that the article [5] found that age was the most correlated</w:t>
      </w:r>
      <w:r>
        <w:rPr>
          <w:rFonts w:ascii="Times New Roman" w:hAnsi="Times New Roman" w:cs="Times New Roman"/>
          <w:sz w:val="20"/>
          <w:szCs w:val="20"/>
        </w:rPr>
        <w:t xml:space="preserve"> factor (r = 0.25) with stroke. </w:t>
      </w:r>
      <w:r w:rsidRPr="00D63B6D">
        <w:rPr>
          <w:rFonts w:ascii="Times New Roman" w:hAnsi="Times New Roman" w:cs="Times New Roman"/>
          <w:sz w:val="20"/>
          <w:szCs w:val="20"/>
        </w:rPr>
        <w:t xml:space="preserve">This is because the stroke risk factor is multi-factorial in nature and is composed of the demographic, metabolic, </w:t>
      </w:r>
      <w:proofErr w:type="spellStart"/>
      <w:r w:rsidRPr="00D63B6D">
        <w:rPr>
          <w:rFonts w:ascii="Times New Roman" w:hAnsi="Times New Roman" w:cs="Times New Roman"/>
          <w:sz w:val="20"/>
          <w:szCs w:val="20"/>
        </w:rPr>
        <w:t>behavioral</w:t>
      </w:r>
      <w:proofErr w:type="spellEnd"/>
      <w:r w:rsidRPr="00D63B6D">
        <w:rPr>
          <w:rFonts w:ascii="Times New Roman" w:hAnsi="Times New Roman" w:cs="Times New Roman"/>
          <w:sz w:val="20"/>
          <w:szCs w:val="20"/>
        </w:rPr>
        <w:t>, and environmental factors, which contribute to the prediction of the stroke risk.</w:t>
      </w:r>
    </w:p>
    <w:p w14:paraId="01045E25" w14:textId="77777777" w:rsidR="00165632" w:rsidRPr="00901388" w:rsidRDefault="00165632" w:rsidP="00D63B6D">
      <w:pPr>
        <w:spacing w:after="0"/>
        <w:jc w:val="both"/>
        <w:rPr>
          <w:rFonts w:ascii="Times New Roman" w:hAnsi="Times New Roman" w:cs="Times New Roman"/>
          <w:sz w:val="20"/>
          <w:szCs w:val="20"/>
        </w:rPr>
      </w:pPr>
    </w:p>
    <w:p w14:paraId="3EBBACCF" w14:textId="77777777" w:rsidR="00901388" w:rsidRPr="00165632" w:rsidRDefault="00901388" w:rsidP="00165632">
      <w:pPr>
        <w:spacing w:after="0"/>
        <w:rPr>
          <w:rFonts w:ascii="Times New Roman" w:hAnsi="Times New Roman" w:cs="Times New Roman"/>
          <w:i/>
          <w:sz w:val="20"/>
          <w:szCs w:val="20"/>
        </w:rPr>
      </w:pPr>
      <w:r w:rsidRPr="00165632">
        <w:rPr>
          <w:rFonts w:ascii="Times New Roman" w:hAnsi="Times New Roman" w:cs="Times New Roman"/>
          <w:i/>
          <w:sz w:val="20"/>
          <w:szCs w:val="20"/>
        </w:rPr>
        <w:t xml:space="preserve">D. Interpretability and </w:t>
      </w:r>
      <w:proofErr w:type="spellStart"/>
      <w:r w:rsidRPr="00165632">
        <w:rPr>
          <w:rFonts w:ascii="Times New Roman" w:hAnsi="Times New Roman" w:cs="Times New Roman"/>
          <w:i/>
          <w:sz w:val="20"/>
          <w:szCs w:val="20"/>
        </w:rPr>
        <w:t>Explainability</w:t>
      </w:r>
      <w:proofErr w:type="spellEnd"/>
      <w:r w:rsidRPr="00165632">
        <w:rPr>
          <w:rFonts w:ascii="Times New Roman" w:hAnsi="Times New Roman" w:cs="Times New Roman"/>
          <w:i/>
          <w:sz w:val="20"/>
          <w:szCs w:val="20"/>
        </w:rPr>
        <w:t xml:space="preserve"> of Models</w:t>
      </w:r>
    </w:p>
    <w:p w14:paraId="1ECAB330" w14:textId="7DBBB4D1" w:rsidR="00901388" w:rsidRPr="00901388" w:rsidRDefault="00165632" w:rsidP="00165632">
      <w:pPr>
        <w:spacing w:after="0"/>
        <w:jc w:val="both"/>
        <w:rPr>
          <w:rFonts w:ascii="Times New Roman" w:hAnsi="Times New Roman" w:cs="Times New Roman"/>
          <w:sz w:val="20"/>
          <w:szCs w:val="20"/>
        </w:rPr>
      </w:pPr>
      <w:r w:rsidRPr="00165632">
        <w:rPr>
          <w:rFonts w:ascii="Times New Roman" w:hAnsi="Times New Roman" w:cs="Times New Roman"/>
          <w:sz w:val="20"/>
          <w:szCs w:val="20"/>
        </w:rPr>
        <w:t xml:space="preserve">The intercept ability remains one of the primary issues of </w:t>
      </w:r>
      <w:r>
        <w:rPr>
          <w:rFonts w:ascii="Times New Roman" w:hAnsi="Times New Roman" w:cs="Times New Roman"/>
          <w:sz w:val="20"/>
          <w:szCs w:val="20"/>
        </w:rPr>
        <w:t xml:space="preserve">the clinical use of ML models.  </w:t>
      </w:r>
      <w:r w:rsidRPr="00165632">
        <w:rPr>
          <w:rFonts w:ascii="Times New Roman" w:hAnsi="Times New Roman" w:cs="Times New Roman"/>
          <w:sz w:val="20"/>
          <w:szCs w:val="20"/>
        </w:rPr>
        <w:t>To support it, explainable artificial intelligence (XAI) algorithms like SHAP and LIME (Local Interpretable Model-agnostic Ex</w:t>
      </w:r>
      <w:r>
        <w:rPr>
          <w:rFonts w:ascii="Times New Roman" w:hAnsi="Times New Roman" w:cs="Times New Roman"/>
          <w:sz w:val="20"/>
          <w:szCs w:val="20"/>
        </w:rPr>
        <w:t xml:space="preserve">planations) have been embraced. </w:t>
      </w:r>
      <w:r w:rsidRPr="00165632">
        <w:rPr>
          <w:rFonts w:ascii="Times New Roman" w:hAnsi="Times New Roman" w:cs="Times New Roman"/>
          <w:sz w:val="20"/>
          <w:szCs w:val="20"/>
        </w:rPr>
        <w:t>Examples of such frameworks are shown in references [5] and [6] which, in addition to giving a measure of importance of global features also give a local decision ¹explanation. The SHAP analyses in [5] revealed that age, glucose level, and BMI were the most important predictors that significantly contributed to the model outputs and LIME made decisions at the instance level thus enhancing the confidence of the clinician on the model.</w:t>
      </w:r>
      <w:r w:rsidR="00901388" w:rsidRPr="00901388">
        <w:rPr>
          <w:rFonts w:ascii="Times New Roman" w:hAnsi="Times New Roman" w:cs="Times New Roman"/>
          <w:sz w:val="20"/>
          <w:szCs w:val="20"/>
        </w:rPr>
        <w:t xml:space="preserve"> In another instance, [3] utilized SHAP to evaluate the main contributors for SVM-based stroke outcome models as NIHSS, age, and infarct morphology/feature. Moreover, [4] quotes logistic regression as still being interpretable and transparent hence it can serve as a baseline model for validation of more complex models.</w:t>
      </w:r>
    </w:p>
    <w:p w14:paraId="614905B0" w14:textId="77777777" w:rsidR="00901388" w:rsidRPr="00901388" w:rsidRDefault="00901388" w:rsidP="00901388">
      <w:pPr>
        <w:spacing w:after="0"/>
        <w:jc w:val="both"/>
        <w:rPr>
          <w:rFonts w:ascii="Times New Roman" w:hAnsi="Times New Roman" w:cs="Times New Roman"/>
          <w:sz w:val="20"/>
          <w:szCs w:val="20"/>
        </w:rPr>
      </w:pPr>
    </w:p>
    <w:p w14:paraId="5275D3FD" w14:textId="0933847C" w:rsidR="00901388" w:rsidRPr="00B87F04" w:rsidRDefault="00901388" w:rsidP="00901388">
      <w:pPr>
        <w:spacing w:after="0"/>
        <w:jc w:val="both"/>
        <w:rPr>
          <w:rFonts w:ascii="Times New Roman" w:hAnsi="Times New Roman" w:cs="Times New Roman"/>
          <w:i/>
          <w:sz w:val="20"/>
          <w:szCs w:val="20"/>
        </w:rPr>
      </w:pPr>
      <w:r w:rsidRPr="00B87F04">
        <w:rPr>
          <w:rFonts w:ascii="Times New Roman" w:hAnsi="Times New Roman" w:cs="Times New Roman"/>
          <w:i/>
          <w:sz w:val="20"/>
          <w:szCs w:val="20"/>
        </w:rPr>
        <w:t>E. Multimodal Integration Strategies</w:t>
      </w:r>
    </w:p>
    <w:p w14:paraId="33B8BEF3" w14:textId="77777777" w:rsidR="00901388" w:rsidRPr="00901388" w:rsidRDefault="00901388" w:rsidP="00901388">
      <w:pPr>
        <w:spacing w:after="0"/>
        <w:jc w:val="both"/>
        <w:rPr>
          <w:rFonts w:ascii="Times New Roman" w:hAnsi="Times New Roman" w:cs="Times New Roman"/>
          <w:sz w:val="20"/>
          <w:szCs w:val="20"/>
        </w:rPr>
      </w:pPr>
      <w:r w:rsidRPr="00901388">
        <w:rPr>
          <w:rFonts w:ascii="Times New Roman" w:hAnsi="Times New Roman" w:cs="Times New Roman"/>
          <w:sz w:val="20"/>
          <w:szCs w:val="20"/>
        </w:rPr>
        <w:t xml:space="preserve">Recent work mainly points towards the multimodal data integration, which merges clinical, genetic, environmental, and imaging attributes to improve the </w:t>
      </w:r>
      <w:proofErr w:type="gramStart"/>
      <w:r w:rsidRPr="00901388">
        <w:rPr>
          <w:rFonts w:ascii="Times New Roman" w:hAnsi="Times New Roman" w:cs="Times New Roman"/>
          <w:sz w:val="20"/>
          <w:szCs w:val="20"/>
        </w:rPr>
        <w:t>prediction ​‍</w:t>
      </w:r>
      <w:proofErr w:type="gramEnd"/>
      <w:r w:rsidRPr="00901388">
        <w:rPr>
          <w:rFonts w:ascii="Times New Roman" w:hAnsi="Times New Roman" w:cs="Times New Roman"/>
          <w:sz w:val="20"/>
          <w:szCs w:val="20"/>
        </w:rPr>
        <w:t>​‌‍​‍‌​‍​‌‍​‍‌reliability.</w:t>
      </w:r>
      <w:r>
        <w:rPr>
          <w:rFonts w:ascii="Times New Roman" w:hAnsi="Times New Roman" w:cs="Times New Roman"/>
          <w:sz w:val="20"/>
          <w:szCs w:val="20"/>
        </w:rPr>
        <w:t xml:space="preserve"> </w:t>
      </w:r>
      <w:r w:rsidR="000C2185" w:rsidRPr="000C2185">
        <w:rPr>
          <w:rFonts w:ascii="Times New Roman" w:hAnsi="Times New Roman" w:cs="Times New Roman"/>
          <w:sz w:val="20"/>
          <w:szCs w:val="20"/>
        </w:rPr>
        <w:t>The framework in [1] incorporated genetic and environmental determinants, showing significant gains in predictive performance compared to single-modality models.</w:t>
      </w:r>
      <w:r>
        <w:rPr>
          <w:rFonts w:ascii="Times New Roman" w:hAnsi="Times New Roman" w:cs="Times New Roman"/>
          <w:sz w:val="20"/>
          <w:szCs w:val="20"/>
        </w:rPr>
        <w:t xml:space="preserve"> </w:t>
      </w:r>
      <w:r w:rsidRPr="00901388">
        <w:rPr>
          <w:rFonts w:ascii="Times New Roman" w:hAnsi="Times New Roman" w:cs="Times New Roman"/>
          <w:sz w:val="20"/>
          <w:szCs w:val="20"/>
        </w:rPr>
        <w:t>Study​‍​‌‍​‍‌​‍​‌‍​‍‌ [3</w:t>
      </w:r>
      <w:proofErr w:type="gramStart"/>
      <w:r w:rsidRPr="00901388">
        <w:rPr>
          <w:rFonts w:ascii="Times New Roman" w:hAnsi="Times New Roman" w:cs="Times New Roman"/>
          <w:sz w:val="20"/>
          <w:szCs w:val="20"/>
        </w:rPr>
        <w:t>]‍</w:t>
      </w:r>
      <w:proofErr w:type="gramEnd"/>
      <w:r w:rsidRPr="00901388">
        <w:rPr>
          <w:rFonts w:ascii="Times New Roman" w:hAnsi="Times New Roman" w:cs="Times New Roman"/>
          <w:sz w:val="20"/>
          <w:szCs w:val="20"/>
        </w:rPr>
        <w:t xml:space="preserve">‍‍‍ combined multi-PLD ASL CBF </w:t>
      </w:r>
      <w:proofErr w:type="spellStart"/>
      <w:r w:rsidRPr="00901388">
        <w:rPr>
          <w:rFonts w:ascii="Times New Roman" w:hAnsi="Times New Roman" w:cs="Times New Roman"/>
          <w:sz w:val="20"/>
          <w:szCs w:val="20"/>
        </w:rPr>
        <w:t>radiomics</w:t>
      </w:r>
      <w:proofErr w:type="spellEnd"/>
      <w:r w:rsidRPr="00901388">
        <w:rPr>
          <w:rFonts w:ascii="Times New Roman" w:hAnsi="Times New Roman" w:cs="Times New Roman"/>
          <w:sz w:val="20"/>
          <w:szCs w:val="20"/>
        </w:rPr>
        <w:t xml:space="preserve"> with clinical data to build a comprehensive outcome prediction model (AUC = 0.707-0.772). Similarly, [9] integrated carotid ultrasound imaging with clinical variables into a deep learning-based multimodal system and got a higher accuracy in the prediction of the stroke risk in hypertensive patients. These ways of integration show the transition of the support of more patient-centred comprehensive predictive models, that is, they make clinical decision in the real ‍‌‍‍‌world easier.</w:t>
      </w:r>
    </w:p>
    <w:p w14:paraId="51823AC1" w14:textId="77777777" w:rsidR="00901388" w:rsidRPr="00901388" w:rsidRDefault="00901388" w:rsidP="00901388">
      <w:pPr>
        <w:spacing w:after="0"/>
        <w:jc w:val="both"/>
        <w:rPr>
          <w:rFonts w:ascii="Times New Roman" w:hAnsi="Times New Roman" w:cs="Times New Roman"/>
          <w:sz w:val="20"/>
          <w:szCs w:val="20"/>
        </w:rPr>
      </w:pPr>
    </w:p>
    <w:p w14:paraId="0C14ED16" w14:textId="77777777" w:rsidR="00901388" w:rsidRPr="00B87F04" w:rsidRDefault="00901388" w:rsidP="00901388">
      <w:pPr>
        <w:spacing w:after="0"/>
        <w:jc w:val="both"/>
        <w:rPr>
          <w:rFonts w:ascii="Times New Roman" w:hAnsi="Times New Roman" w:cs="Times New Roman"/>
          <w:i/>
          <w:sz w:val="20"/>
          <w:szCs w:val="20"/>
        </w:rPr>
      </w:pPr>
      <w:r w:rsidRPr="00B87F04">
        <w:rPr>
          <w:rFonts w:ascii="Times New Roman" w:hAnsi="Times New Roman" w:cs="Times New Roman"/>
          <w:i/>
          <w:sz w:val="20"/>
          <w:szCs w:val="20"/>
        </w:rPr>
        <w:t>F. Challenges in Developing the Model</w:t>
      </w:r>
    </w:p>
    <w:p w14:paraId="0C474482" w14:textId="7A3BB639" w:rsidR="009F7843" w:rsidRPr="000C2185" w:rsidRDefault="00B87F04" w:rsidP="00901388">
      <w:pPr>
        <w:spacing w:after="0"/>
        <w:jc w:val="both"/>
        <w:rPr>
          <w:rFonts w:ascii="Times New Roman" w:hAnsi="Times New Roman" w:cs="Times New Roman"/>
          <w:i/>
          <w:iCs/>
          <w:sz w:val="20"/>
          <w:szCs w:val="20"/>
        </w:rPr>
      </w:pPr>
      <w:r w:rsidRPr="00B87F04">
        <w:rPr>
          <w:rFonts w:ascii="Times New Roman" w:hAnsi="Times New Roman" w:cs="Times New Roman"/>
          <w:sz w:val="20"/>
          <w:szCs w:val="20"/>
        </w:rPr>
        <w:lastRenderedPageBreak/>
        <w:t xml:space="preserve">The promising results still have a number of methodological challenges. Class imbalance (i.e. the situation where cases of stroke are underrepresented) is one of the most serious problems. In its report, the study [4] stated that the dataset used had only 4.9% stroke cases and used random oversampling to mitigate the imbalance and bias but this can cause the development of those models which tend to </w:t>
      </w:r>
      <w:proofErr w:type="spellStart"/>
      <w:r w:rsidRPr="00B87F04">
        <w:rPr>
          <w:rFonts w:ascii="Times New Roman" w:hAnsi="Times New Roman" w:cs="Times New Roman"/>
          <w:sz w:val="20"/>
          <w:szCs w:val="20"/>
        </w:rPr>
        <w:t>overfit</w:t>
      </w:r>
      <w:proofErr w:type="spellEnd"/>
      <w:r w:rsidRPr="00B87F04">
        <w:rPr>
          <w:rFonts w:ascii="Times New Roman" w:hAnsi="Times New Roman" w:cs="Times New Roman"/>
          <w:sz w:val="20"/>
          <w:szCs w:val="20"/>
        </w:rPr>
        <w:t xml:space="preserve">, or are not </w:t>
      </w:r>
      <w:proofErr w:type="spellStart"/>
      <w:r w:rsidRPr="00B87F04">
        <w:rPr>
          <w:rFonts w:ascii="Times New Roman" w:hAnsi="Times New Roman" w:cs="Times New Roman"/>
          <w:sz w:val="20"/>
          <w:szCs w:val="20"/>
        </w:rPr>
        <w:t>generalisable</w:t>
      </w:r>
      <w:proofErr w:type="spellEnd"/>
      <w:r w:rsidRPr="00B87F04">
        <w:rPr>
          <w:rFonts w:ascii="Times New Roman" w:hAnsi="Times New Roman" w:cs="Times New Roman"/>
          <w:sz w:val="20"/>
          <w:szCs w:val="20"/>
        </w:rPr>
        <w:t xml:space="preserve">. The next level of the problem with the model is that there exists the risk of a population bias in that a model developed by a particular population might not be relevant in another population. As an example, the findings made by basing on the genetic qualities of the Chinese group in [1] might not be applicable to other non-Chinese nations and other groups. Moreover, [8] also stressed the need to have bigger sample sizes and external validation because it is necessary to understand the variability and minimize the chance of biased models. Finally, the application of clinical data on the evaluation of these models has certain technical issues like feature redundancy which might enhance variability of the </w:t>
      </w:r>
      <w:proofErr w:type="spellStart"/>
      <w:r w:rsidRPr="00B87F04">
        <w:rPr>
          <w:rFonts w:ascii="Times New Roman" w:hAnsi="Times New Roman" w:cs="Times New Roman"/>
          <w:sz w:val="20"/>
          <w:szCs w:val="20"/>
        </w:rPr>
        <w:t>datapoints</w:t>
      </w:r>
      <w:proofErr w:type="spellEnd"/>
      <w:r w:rsidRPr="00B87F04">
        <w:rPr>
          <w:rFonts w:ascii="Times New Roman" w:hAnsi="Times New Roman" w:cs="Times New Roman"/>
          <w:sz w:val="20"/>
          <w:szCs w:val="20"/>
        </w:rPr>
        <w:t>, the studies might vary in data examined and the variability of measurements of cognitive tests that may not have been factored in. Similarly, it is equally crucial to design and modify model evaluation in future researches on clinical implementation</w:t>
      </w:r>
      <w:proofErr w:type="gramStart"/>
      <w:r w:rsidRPr="00B87F04">
        <w:rPr>
          <w:rFonts w:ascii="Times New Roman" w:hAnsi="Times New Roman" w:cs="Times New Roman"/>
          <w:sz w:val="20"/>
          <w:szCs w:val="20"/>
        </w:rPr>
        <w:t>.</w:t>
      </w:r>
      <w:r w:rsidR="00901388" w:rsidRPr="00901388">
        <w:rPr>
          <w:rFonts w:ascii="Times New Roman" w:hAnsi="Times New Roman" w:cs="Times New Roman"/>
          <w:sz w:val="20"/>
          <w:szCs w:val="20"/>
        </w:rPr>
        <w:t>.</w:t>
      </w:r>
      <w:proofErr w:type="gramEnd"/>
    </w:p>
    <w:p w14:paraId="71D516A0" w14:textId="77777777" w:rsidR="00901388" w:rsidRDefault="00901388" w:rsidP="000C2185">
      <w:pPr>
        <w:spacing w:after="0"/>
        <w:jc w:val="both"/>
        <w:rPr>
          <w:rFonts w:ascii="Times New Roman" w:hAnsi="Times New Roman" w:cs="Times New Roman"/>
          <w:i/>
          <w:iCs/>
          <w:sz w:val="20"/>
          <w:szCs w:val="20"/>
        </w:rPr>
      </w:pPr>
    </w:p>
    <w:p w14:paraId="70C66AE3" w14:textId="77777777" w:rsidR="000C2185" w:rsidRPr="000C2185" w:rsidRDefault="000C2185" w:rsidP="000C2185">
      <w:pPr>
        <w:spacing w:after="0"/>
        <w:jc w:val="both"/>
        <w:rPr>
          <w:rFonts w:ascii="Times New Roman" w:hAnsi="Times New Roman" w:cs="Times New Roman"/>
          <w:i/>
          <w:iCs/>
          <w:sz w:val="20"/>
          <w:szCs w:val="20"/>
        </w:rPr>
      </w:pPr>
      <w:r w:rsidRPr="000C2185">
        <w:rPr>
          <w:rFonts w:ascii="Times New Roman" w:hAnsi="Times New Roman" w:cs="Times New Roman"/>
          <w:i/>
          <w:iCs/>
          <w:sz w:val="20"/>
          <w:szCs w:val="20"/>
        </w:rPr>
        <w:t>G. Clinical Performance Comparison</w:t>
      </w:r>
    </w:p>
    <w:p w14:paraId="3ACE1E18" w14:textId="77777777" w:rsidR="009F7843" w:rsidRPr="009F7843" w:rsidRDefault="009F7843" w:rsidP="009F7843">
      <w:pPr>
        <w:spacing w:after="0"/>
        <w:rPr>
          <w:rFonts w:ascii="Times New Roman" w:hAnsi="Times New Roman" w:cs="Times New Roman"/>
          <w:sz w:val="20"/>
          <w:szCs w:val="20"/>
        </w:rPr>
      </w:pPr>
      <w:r w:rsidRPr="009F7843">
        <w:rPr>
          <w:rFonts w:ascii="Times New Roman" w:hAnsi="Times New Roman" w:cs="Times New Roman"/>
          <w:sz w:val="20"/>
          <w:szCs w:val="20"/>
        </w:rPr>
        <w:t xml:space="preserve">The performance of ensemble learning techniques, as well as deep learning models, was found to exceed that of traditional statistical models. Specifically, study [2], having applied Gradient Boosting as their primary analysis model, achieved an overall accuracy of 96%. In study [10], the Random Forest model generated an accuracy of 99.07%, achieving high levels in each of the individual model metrics within their approach, while Gradient Boosting achieved a model accuracy of 97.05%. Study [4] utilized logistic regression and produced model accuracy of 95.11%, with an ROC-AUC of 0.8362 for overall interpretation of the model, but it lacked slight predictive power compared to the aforementioned models. While study [8] applied deep learning models (i.e. CNN, LSTM, FNN) and revealed improvements to traditional machine learning algorithms, in the outcome measures, Random Forest remained on par for overall metrics to being the best in model performance. Study [3] examined option of utilizing SVM comprehensive model and were able to achieve an AUC of 0.904, which surpassed their previous results of applying </w:t>
      </w:r>
      <w:proofErr w:type="spellStart"/>
      <w:r w:rsidRPr="009F7843">
        <w:rPr>
          <w:rFonts w:ascii="Times New Roman" w:hAnsi="Times New Roman" w:cs="Times New Roman"/>
          <w:sz w:val="20"/>
          <w:szCs w:val="20"/>
        </w:rPr>
        <w:t>XGBoost</w:t>
      </w:r>
      <w:proofErr w:type="spellEnd"/>
      <w:r w:rsidRPr="009F7843">
        <w:rPr>
          <w:rFonts w:ascii="Times New Roman" w:hAnsi="Times New Roman" w:cs="Times New Roman"/>
          <w:sz w:val="20"/>
          <w:szCs w:val="20"/>
        </w:rPr>
        <w:t>.</w:t>
      </w:r>
    </w:p>
    <w:p w14:paraId="10654A53" w14:textId="77777777" w:rsidR="009F7843" w:rsidRPr="009F7843" w:rsidRDefault="009F7843" w:rsidP="009F7843">
      <w:pPr>
        <w:spacing w:after="0"/>
        <w:rPr>
          <w:rFonts w:ascii="Times New Roman" w:hAnsi="Times New Roman" w:cs="Times New Roman"/>
          <w:sz w:val="20"/>
          <w:szCs w:val="20"/>
        </w:rPr>
      </w:pPr>
    </w:p>
    <w:p w14:paraId="3BCBEFA2" w14:textId="18E11032" w:rsidR="007F172E" w:rsidRDefault="009F7843" w:rsidP="009F7843">
      <w:pPr>
        <w:spacing w:after="0"/>
        <w:rPr>
          <w:rFonts w:ascii="Times New Roman" w:hAnsi="Times New Roman" w:cs="Times New Roman"/>
          <w:sz w:val="20"/>
          <w:szCs w:val="20"/>
        </w:rPr>
      </w:pPr>
      <w:r w:rsidRPr="009F7843">
        <w:rPr>
          <w:rFonts w:ascii="Times New Roman" w:hAnsi="Times New Roman" w:cs="Times New Roman"/>
          <w:sz w:val="20"/>
          <w:szCs w:val="20"/>
        </w:rPr>
        <w:t xml:space="preserve">In sum, the data indicates that Gradient Boosting and 1D-CNN as employed in this study, represent convergence, interpretable prediction paradigms which not only allow for highly reliable </w:t>
      </w:r>
      <w:proofErr w:type="spellStart"/>
      <w:r w:rsidRPr="009F7843">
        <w:rPr>
          <w:rFonts w:ascii="Times New Roman" w:hAnsi="Times New Roman" w:cs="Times New Roman"/>
          <w:sz w:val="20"/>
          <w:szCs w:val="20"/>
        </w:rPr>
        <w:lastRenderedPageBreak/>
        <w:t>modeling</w:t>
      </w:r>
      <w:proofErr w:type="spellEnd"/>
      <w:r w:rsidRPr="009F7843">
        <w:rPr>
          <w:rFonts w:ascii="Times New Roman" w:hAnsi="Times New Roman" w:cs="Times New Roman"/>
          <w:sz w:val="20"/>
          <w:szCs w:val="20"/>
        </w:rPr>
        <w:t>, but produce hybrid approaches which allow for both high levels of accuracy, as well as clinical relevance in stroke prediction. Gradient Boosting models prove to be diagnostic value and resilient on structured clinical data, while 1D-CNN allows for representation learning and feature abstraction.</w:t>
      </w:r>
    </w:p>
    <w:p w14:paraId="149127DF" w14:textId="77777777" w:rsidR="009F7843" w:rsidRDefault="009F7843" w:rsidP="009F7843">
      <w:pPr>
        <w:spacing w:after="0"/>
        <w:rPr>
          <w:rFonts w:ascii="Times New Roman" w:hAnsi="Times New Roman" w:cs="Times New Roman"/>
          <w:sz w:val="20"/>
          <w:szCs w:val="20"/>
          <w:lang w:val="en-US"/>
        </w:rPr>
      </w:pPr>
    </w:p>
    <w:p w14:paraId="4E7CB8E5" w14:textId="20221D39" w:rsidR="007F172E" w:rsidRDefault="007F172E" w:rsidP="007713D1">
      <w:pPr>
        <w:spacing w:after="0"/>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III. </w:t>
      </w:r>
      <w:r w:rsidR="0001643A">
        <w:rPr>
          <w:rFonts w:ascii="Times New Roman" w:hAnsi="Times New Roman" w:cs="Times New Roman"/>
          <w:sz w:val="20"/>
          <w:szCs w:val="20"/>
          <w:lang w:val="en-US"/>
        </w:rPr>
        <w:t>METHOD</w:t>
      </w:r>
    </w:p>
    <w:p w14:paraId="28F16810" w14:textId="4B17A663" w:rsidR="0001643A" w:rsidRDefault="0001643A" w:rsidP="007713D1">
      <w:pPr>
        <w:pStyle w:val="ListParagraph"/>
        <w:spacing w:after="0"/>
        <w:ind w:left="0"/>
        <w:rPr>
          <w:rFonts w:ascii="Times New Roman" w:hAnsi="Times New Roman" w:cs="Times New Roman"/>
          <w:i/>
          <w:iCs/>
          <w:sz w:val="20"/>
          <w:szCs w:val="20"/>
          <w:lang w:val="en-US"/>
        </w:rPr>
      </w:pPr>
      <w:r w:rsidRPr="00B44FAA">
        <w:rPr>
          <w:rFonts w:ascii="Times New Roman" w:hAnsi="Times New Roman" w:cs="Times New Roman"/>
          <w:i/>
          <w:iCs/>
          <w:sz w:val="20"/>
          <w:szCs w:val="20"/>
          <w:lang w:val="en-US"/>
        </w:rPr>
        <w:t xml:space="preserve">A. </w:t>
      </w:r>
      <w:r w:rsidR="00B44FAA" w:rsidRPr="00B44FAA">
        <w:rPr>
          <w:rFonts w:ascii="Times New Roman" w:hAnsi="Times New Roman" w:cs="Times New Roman"/>
          <w:i/>
          <w:iCs/>
          <w:sz w:val="20"/>
          <w:szCs w:val="20"/>
          <w:lang w:val="en-US"/>
        </w:rPr>
        <w:t>Data Coll</w:t>
      </w:r>
      <w:r w:rsidR="00B44FAA">
        <w:rPr>
          <w:rFonts w:ascii="Times New Roman" w:hAnsi="Times New Roman" w:cs="Times New Roman"/>
          <w:i/>
          <w:iCs/>
          <w:sz w:val="20"/>
          <w:szCs w:val="20"/>
          <w:lang w:val="en-US"/>
        </w:rPr>
        <w:t>ec</w:t>
      </w:r>
      <w:r w:rsidR="00B44FAA" w:rsidRPr="00B44FAA">
        <w:rPr>
          <w:rFonts w:ascii="Times New Roman" w:hAnsi="Times New Roman" w:cs="Times New Roman"/>
          <w:i/>
          <w:iCs/>
          <w:sz w:val="20"/>
          <w:szCs w:val="20"/>
          <w:lang w:val="en-US"/>
        </w:rPr>
        <w:t>tion</w:t>
      </w:r>
    </w:p>
    <w:p w14:paraId="2C4984CE" w14:textId="5AD6F8E1" w:rsidR="001D6EF7" w:rsidRPr="001D6EF7" w:rsidRDefault="001D6EF7" w:rsidP="007713D1">
      <w:pPr>
        <w:pStyle w:val="ListParagraph"/>
        <w:spacing w:after="0"/>
        <w:ind w:left="0"/>
        <w:jc w:val="both"/>
        <w:rPr>
          <w:rFonts w:ascii="Times New Roman" w:hAnsi="Times New Roman" w:cs="Times New Roman"/>
          <w:sz w:val="20"/>
          <w:szCs w:val="20"/>
        </w:rPr>
      </w:pPr>
      <w:r w:rsidRPr="001D6EF7">
        <w:rPr>
          <w:rFonts w:ascii="Times New Roman" w:hAnsi="Times New Roman" w:cs="Times New Roman"/>
          <w:sz w:val="20"/>
          <w:szCs w:val="20"/>
        </w:rPr>
        <w:t xml:space="preserve">The dataset used in this study was obtained from </w:t>
      </w:r>
      <w:r w:rsidRPr="001D6EF7">
        <w:rPr>
          <w:rFonts w:ascii="Times New Roman" w:hAnsi="Times New Roman" w:cs="Times New Roman"/>
          <w:b/>
          <w:bCs/>
          <w:sz w:val="20"/>
          <w:szCs w:val="20"/>
        </w:rPr>
        <w:t>Kaggle</w:t>
      </w:r>
      <w:r w:rsidRPr="001D6EF7">
        <w:rPr>
          <w:rFonts w:ascii="Times New Roman" w:hAnsi="Times New Roman" w:cs="Times New Roman"/>
          <w:sz w:val="20"/>
          <w:szCs w:val="20"/>
        </w:rPr>
        <w:t xml:space="preserve"> [23], comprising structured patient medical records for stroke prediction. It is a publicly available dataset that contains information on </w:t>
      </w:r>
      <w:r w:rsidR="00FE2E85">
        <w:rPr>
          <w:rFonts w:ascii="Times New Roman" w:hAnsi="Times New Roman" w:cs="Times New Roman"/>
          <w:b/>
          <w:bCs/>
          <w:sz w:val="20"/>
          <w:szCs w:val="20"/>
        </w:rPr>
        <w:t>13</w:t>
      </w:r>
      <w:r w:rsidR="00AF0782">
        <w:rPr>
          <w:rFonts w:ascii="Times New Roman" w:hAnsi="Times New Roman" w:cs="Times New Roman"/>
          <w:b/>
          <w:bCs/>
          <w:sz w:val="20"/>
          <w:szCs w:val="20"/>
        </w:rPr>
        <w:t>,486</w:t>
      </w:r>
      <w:r w:rsidRPr="001D6EF7">
        <w:rPr>
          <w:rFonts w:ascii="Times New Roman" w:hAnsi="Times New Roman" w:cs="Times New Roman"/>
          <w:b/>
          <w:bCs/>
          <w:sz w:val="20"/>
          <w:szCs w:val="20"/>
        </w:rPr>
        <w:t xml:space="preserve"> patients</w:t>
      </w:r>
      <w:r w:rsidRPr="001D6EF7">
        <w:rPr>
          <w:rFonts w:ascii="Times New Roman" w:hAnsi="Times New Roman" w:cs="Times New Roman"/>
          <w:sz w:val="20"/>
          <w:szCs w:val="20"/>
        </w:rPr>
        <w:t xml:space="preserve"> and their associated </w:t>
      </w:r>
      <w:r w:rsidRPr="001D6EF7">
        <w:rPr>
          <w:rFonts w:ascii="Times New Roman" w:hAnsi="Times New Roman" w:cs="Times New Roman"/>
          <w:b/>
          <w:bCs/>
          <w:sz w:val="20"/>
          <w:szCs w:val="20"/>
        </w:rPr>
        <w:t>clinical and lifestyle features</w:t>
      </w:r>
      <w:r w:rsidRPr="001D6EF7">
        <w:rPr>
          <w:rFonts w:ascii="Times New Roman" w:hAnsi="Times New Roman" w:cs="Times New Roman"/>
          <w:sz w:val="20"/>
          <w:szCs w:val="20"/>
        </w:rPr>
        <w:t>.</w:t>
      </w:r>
    </w:p>
    <w:p w14:paraId="1B78A3B0" w14:textId="77777777" w:rsidR="001D6EF7" w:rsidRPr="001D6EF7" w:rsidRDefault="001D6EF7" w:rsidP="001D6EF7">
      <w:pPr>
        <w:pStyle w:val="ListParagraph"/>
        <w:spacing w:after="0"/>
        <w:ind w:left="0"/>
        <w:jc w:val="both"/>
        <w:rPr>
          <w:rFonts w:ascii="Times New Roman" w:hAnsi="Times New Roman" w:cs="Times New Roman"/>
          <w:sz w:val="20"/>
          <w:szCs w:val="20"/>
        </w:rPr>
      </w:pPr>
      <w:r w:rsidRPr="001D6EF7">
        <w:rPr>
          <w:rFonts w:ascii="Times New Roman" w:hAnsi="Times New Roman" w:cs="Times New Roman"/>
          <w:sz w:val="20"/>
          <w:szCs w:val="20"/>
        </w:rPr>
        <w:t>The dataset includes the following attributes:</w:t>
      </w:r>
    </w:p>
    <w:p w14:paraId="7E2C4A09"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Gender</w:t>
      </w:r>
    </w:p>
    <w:p w14:paraId="042136D5"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Age</w:t>
      </w:r>
    </w:p>
    <w:p w14:paraId="09412ABA"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Hypertension</w:t>
      </w:r>
    </w:p>
    <w:p w14:paraId="2410CE88"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Heart Disease</w:t>
      </w:r>
    </w:p>
    <w:p w14:paraId="33CFEA49"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Ever Married</w:t>
      </w:r>
    </w:p>
    <w:p w14:paraId="4A5BB2CF"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Family History</w:t>
      </w:r>
    </w:p>
    <w:p w14:paraId="3AE78332"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Work Type</w:t>
      </w:r>
    </w:p>
    <w:p w14:paraId="5EA0E064"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Residence Type</w:t>
      </w:r>
    </w:p>
    <w:p w14:paraId="5CCD4441"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Average Glucose Level</w:t>
      </w:r>
    </w:p>
    <w:p w14:paraId="49C048FB"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Body Mass Index (BMI)</w:t>
      </w:r>
    </w:p>
    <w:p w14:paraId="70BC9714"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Smoking Status</w:t>
      </w:r>
    </w:p>
    <w:p w14:paraId="0DFCC890"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Alcohol Consumption</w:t>
      </w:r>
    </w:p>
    <w:p w14:paraId="35A6FE2D"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Diabetes</w:t>
      </w:r>
    </w:p>
    <w:p w14:paraId="6271D139"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Blood Pressure</w:t>
      </w:r>
      <w:r w:rsidRPr="001D6EF7">
        <w:rPr>
          <w:rFonts w:ascii="Times New Roman" w:hAnsi="Times New Roman" w:cs="Times New Roman"/>
          <w:sz w:val="20"/>
          <w:szCs w:val="20"/>
        </w:rPr>
        <w:t xml:space="preserve"> (Systolic and Diastolic)</w:t>
      </w:r>
    </w:p>
    <w:p w14:paraId="43745F7C"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Cholesterol</w:t>
      </w:r>
    </w:p>
    <w:p w14:paraId="627FE17A"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White Blood Cell (WBC) Count</w:t>
      </w:r>
    </w:p>
    <w:p w14:paraId="5EF9DF75" w14:textId="77777777" w:rsidR="001D6EF7" w:rsidRPr="001D6EF7" w:rsidRDefault="001D6EF7" w:rsidP="001D6EF7">
      <w:pPr>
        <w:pStyle w:val="ListParagraph"/>
        <w:numPr>
          <w:ilvl w:val="0"/>
          <w:numId w:val="7"/>
        </w:numPr>
        <w:spacing w:after="0"/>
        <w:rPr>
          <w:rFonts w:ascii="Times New Roman" w:hAnsi="Times New Roman" w:cs="Times New Roman"/>
          <w:sz w:val="20"/>
          <w:szCs w:val="20"/>
        </w:rPr>
      </w:pPr>
      <w:r w:rsidRPr="001D6EF7">
        <w:rPr>
          <w:rFonts w:ascii="Times New Roman" w:hAnsi="Times New Roman" w:cs="Times New Roman"/>
          <w:b/>
          <w:bCs/>
          <w:sz w:val="20"/>
          <w:szCs w:val="20"/>
        </w:rPr>
        <w:t>Red Blood Cell (RBC) Count</w:t>
      </w:r>
    </w:p>
    <w:p w14:paraId="32FE790D" w14:textId="77777777" w:rsidR="001D6EF7" w:rsidRPr="001D6EF7" w:rsidRDefault="001D6EF7" w:rsidP="00FE2E85">
      <w:pPr>
        <w:pStyle w:val="ListParagraph"/>
        <w:spacing w:after="0"/>
        <w:ind w:left="0"/>
        <w:jc w:val="both"/>
        <w:rPr>
          <w:rFonts w:ascii="Times New Roman" w:hAnsi="Times New Roman" w:cs="Times New Roman"/>
          <w:sz w:val="20"/>
          <w:szCs w:val="20"/>
        </w:rPr>
      </w:pPr>
      <w:r w:rsidRPr="001D6EF7">
        <w:rPr>
          <w:rFonts w:ascii="Times New Roman" w:hAnsi="Times New Roman" w:cs="Times New Roman"/>
          <w:sz w:val="20"/>
          <w:szCs w:val="20"/>
        </w:rPr>
        <w:t xml:space="preserve">Each record represents an individual patient’s clinical profile and corresponding stroke outcome. The </w:t>
      </w:r>
      <w:r w:rsidRPr="001D6EF7">
        <w:rPr>
          <w:rFonts w:ascii="Times New Roman" w:hAnsi="Times New Roman" w:cs="Times New Roman"/>
          <w:b/>
          <w:bCs/>
          <w:sz w:val="20"/>
          <w:szCs w:val="20"/>
        </w:rPr>
        <w:t>target variable</w:t>
      </w:r>
      <w:r w:rsidRPr="001D6EF7">
        <w:rPr>
          <w:rFonts w:ascii="Times New Roman" w:hAnsi="Times New Roman" w:cs="Times New Roman"/>
          <w:sz w:val="20"/>
          <w:szCs w:val="20"/>
        </w:rPr>
        <w:t xml:space="preserve"> denotes stroke risk levels as follows:</w:t>
      </w:r>
    </w:p>
    <w:p w14:paraId="6776B0A0" w14:textId="77777777" w:rsidR="001D6EF7" w:rsidRPr="001D6EF7" w:rsidRDefault="001D6EF7" w:rsidP="001D6EF7">
      <w:pPr>
        <w:pStyle w:val="ListParagraph"/>
        <w:numPr>
          <w:ilvl w:val="0"/>
          <w:numId w:val="8"/>
        </w:numPr>
        <w:spacing w:after="0"/>
        <w:rPr>
          <w:rFonts w:ascii="Times New Roman" w:hAnsi="Times New Roman" w:cs="Times New Roman"/>
          <w:sz w:val="20"/>
          <w:szCs w:val="20"/>
        </w:rPr>
      </w:pPr>
      <w:r w:rsidRPr="001D6EF7">
        <w:rPr>
          <w:rFonts w:ascii="Times New Roman" w:hAnsi="Times New Roman" w:cs="Times New Roman"/>
          <w:b/>
          <w:bCs/>
          <w:sz w:val="20"/>
          <w:szCs w:val="20"/>
        </w:rPr>
        <w:t>0 – No Stroke (Healthy)</w:t>
      </w:r>
    </w:p>
    <w:p w14:paraId="4F62E036" w14:textId="77777777" w:rsidR="001D6EF7" w:rsidRPr="001D6EF7" w:rsidRDefault="001D6EF7" w:rsidP="001D6EF7">
      <w:pPr>
        <w:pStyle w:val="ListParagraph"/>
        <w:numPr>
          <w:ilvl w:val="0"/>
          <w:numId w:val="8"/>
        </w:numPr>
        <w:spacing w:after="0"/>
        <w:rPr>
          <w:rFonts w:ascii="Times New Roman" w:hAnsi="Times New Roman" w:cs="Times New Roman"/>
          <w:sz w:val="20"/>
          <w:szCs w:val="20"/>
        </w:rPr>
      </w:pPr>
      <w:r w:rsidRPr="001D6EF7">
        <w:rPr>
          <w:rFonts w:ascii="Times New Roman" w:hAnsi="Times New Roman" w:cs="Times New Roman"/>
          <w:b/>
          <w:bCs/>
          <w:sz w:val="20"/>
          <w:szCs w:val="20"/>
        </w:rPr>
        <w:t>1 – Ischemic Stroke</w:t>
      </w:r>
    </w:p>
    <w:p w14:paraId="1F405BA6" w14:textId="77777777" w:rsidR="001D6EF7" w:rsidRPr="001D6EF7" w:rsidRDefault="001D6EF7" w:rsidP="001D6EF7">
      <w:pPr>
        <w:pStyle w:val="ListParagraph"/>
        <w:numPr>
          <w:ilvl w:val="0"/>
          <w:numId w:val="8"/>
        </w:numPr>
        <w:spacing w:after="0"/>
        <w:rPr>
          <w:rFonts w:ascii="Times New Roman" w:hAnsi="Times New Roman" w:cs="Times New Roman"/>
          <w:sz w:val="20"/>
          <w:szCs w:val="20"/>
        </w:rPr>
      </w:pPr>
      <w:r w:rsidRPr="001D6EF7">
        <w:rPr>
          <w:rFonts w:ascii="Times New Roman" w:hAnsi="Times New Roman" w:cs="Times New Roman"/>
          <w:b/>
          <w:bCs/>
          <w:sz w:val="20"/>
          <w:szCs w:val="20"/>
        </w:rPr>
        <w:t xml:space="preserve">2 – </w:t>
      </w:r>
      <w:proofErr w:type="spellStart"/>
      <w:r w:rsidRPr="001D6EF7">
        <w:rPr>
          <w:rFonts w:ascii="Times New Roman" w:hAnsi="Times New Roman" w:cs="Times New Roman"/>
          <w:b/>
          <w:bCs/>
          <w:sz w:val="20"/>
          <w:szCs w:val="20"/>
        </w:rPr>
        <w:t>Hemorrhagic</w:t>
      </w:r>
      <w:proofErr w:type="spellEnd"/>
      <w:r w:rsidRPr="001D6EF7">
        <w:rPr>
          <w:rFonts w:ascii="Times New Roman" w:hAnsi="Times New Roman" w:cs="Times New Roman"/>
          <w:b/>
          <w:bCs/>
          <w:sz w:val="20"/>
          <w:szCs w:val="20"/>
        </w:rPr>
        <w:t xml:space="preserve"> Stroke</w:t>
      </w:r>
    </w:p>
    <w:p w14:paraId="0308B597" w14:textId="77777777" w:rsidR="001D6EF7" w:rsidRPr="001D6EF7" w:rsidRDefault="001D6EF7" w:rsidP="001D6EF7">
      <w:pPr>
        <w:pStyle w:val="ListParagraph"/>
        <w:numPr>
          <w:ilvl w:val="0"/>
          <w:numId w:val="8"/>
        </w:numPr>
        <w:spacing w:after="0"/>
        <w:rPr>
          <w:rFonts w:ascii="Times New Roman" w:hAnsi="Times New Roman" w:cs="Times New Roman"/>
          <w:sz w:val="20"/>
          <w:szCs w:val="20"/>
        </w:rPr>
      </w:pPr>
      <w:r w:rsidRPr="001D6EF7">
        <w:rPr>
          <w:rFonts w:ascii="Times New Roman" w:hAnsi="Times New Roman" w:cs="Times New Roman"/>
          <w:b/>
          <w:bCs/>
          <w:sz w:val="20"/>
          <w:szCs w:val="20"/>
        </w:rPr>
        <w:t>3 – Transient Ischemic Attack (TIA)</w:t>
      </w:r>
    </w:p>
    <w:p w14:paraId="06EEFA0B" w14:textId="77777777" w:rsidR="009F7843" w:rsidRPr="009F7843" w:rsidRDefault="001D6EF7" w:rsidP="009F7843">
      <w:pPr>
        <w:pStyle w:val="ListParagraph"/>
        <w:spacing w:after="0"/>
        <w:ind w:left="0"/>
        <w:jc w:val="both"/>
        <w:rPr>
          <w:rFonts w:ascii="Times New Roman" w:hAnsi="Times New Roman" w:cs="Times New Roman"/>
          <w:sz w:val="20"/>
          <w:szCs w:val="20"/>
        </w:rPr>
      </w:pPr>
      <w:r w:rsidRPr="001D6EF7">
        <w:rPr>
          <w:rFonts w:ascii="Times New Roman" w:hAnsi="Times New Roman" w:cs="Times New Roman"/>
          <w:sz w:val="20"/>
          <w:szCs w:val="20"/>
        </w:rPr>
        <w:t xml:space="preserve">Originally, the Kaggle dataset classified the output as binary (0 = No Stroke, 1 = Stroke Detected). </w:t>
      </w:r>
      <w:r w:rsidR="009F7843" w:rsidRPr="009F7843">
        <w:rPr>
          <w:rFonts w:ascii="Times New Roman" w:hAnsi="Times New Roman" w:cs="Times New Roman"/>
          <w:sz w:val="20"/>
          <w:szCs w:val="20"/>
        </w:rPr>
        <w:t xml:space="preserve">In this research, the target variable was expanded to a multidimensional class level, which demonstrated the inclusion of different types of stroke. This dataset allows for a comprehensive representation of the medical and lifestyle characteristics that are associated with stroke risk, and it will support training, testing, and evaluating any models built around predicting stroke risk. </w:t>
      </w:r>
    </w:p>
    <w:p w14:paraId="18FB3AE9" w14:textId="77777777" w:rsidR="009F7843" w:rsidRPr="009F7843" w:rsidRDefault="009F7843" w:rsidP="009F7843">
      <w:pPr>
        <w:pStyle w:val="ListParagraph"/>
        <w:spacing w:after="0"/>
        <w:ind w:left="0"/>
        <w:jc w:val="both"/>
        <w:rPr>
          <w:rFonts w:ascii="Times New Roman" w:hAnsi="Times New Roman" w:cs="Times New Roman"/>
          <w:sz w:val="20"/>
          <w:szCs w:val="20"/>
        </w:rPr>
      </w:pPr>
    </w:p>
    <w:p w14:paraId="790FB7FC" w14:textId="77777777" w:rsidR="009F7843" w:rsidRPr="009F7843" w:rsidRDefault="009F7843" w:rsidP="009F7843">
      <w:pPr>
        <w:pStyle w:val="ListParagraph"/>
        <w:spacing w:after="0"/>
        <w:ind w:left="0"/>
        <w:jc w:val="both"/>
        <w:rPr>
          <w:rFonts w:ascii="Times New Roman" w:hAnsi="Times New Roman" w:cs="Times New Roman"/>
          <w:sz w:val="20"/>
          <w:szCs w:val="20"/>
        </w:rPr>
      </w:pPr>
      <w:r w:rsidRPr="009F7843">
        <w:rPr>
          <w:rFonts w:ascii="Times New Roman" w:hAnsi="Times New Roman" w:cs="Times New Roman"/>
          <w:sz w:val="20"/>
          <w:szCs w:val="20"/>
        </w:rPr>
        <w:t>B. Data Preprocessing</w:t>
      </w:r>
    </w:p>
    <w:p w14:paraId="6B12395A" w14:textId="77777777" w:rsidR="009F7843" w:rsidRDefault="009F7843" w:rsidP="009F7843">
      <w:pPr>
        <w:pStyle w:val="ListParagraph"/>
        <w:spacing w:after="0"/>
        <w:ind w:left="0"/>
        <w:jc w:val="both"/>
        <w:rPr>
          <w:rFonts w:ascii="Times New Roman" w:hAnsi="Times New Roman" w:cs="Times New Roman"/>
          <w:sz w:val="20"/>
          <w:szCs w:val="20"/>
        </w:rPr>
      </w:pPr>
      <w:r w:rsidRPr="009F7843">
        <w:rPr>
          <w:rFonts w:ascii="Times New Roman" w:hAnsi="Times New Roman" w:cs="Times New Roman"/>
          <w:sz w:val="20"/>
          <w:szCs w:val="20"/>
        </w:rPr>
        <w:lastRenderedPageBreak/>
        <w:t xml:space="preserve">Data preprocessing is an important process in taking raw clinical data and preparing it for the appropriate training of a machine learning model. The dataset provided by Kaggle and used in this study contained a range of different clinical and lifestyle characteristics of patients, including both numerical and categorical data. Since the dataset included missing values and each attribute had varying scales, this necessitated the use of a range of preprocessing techniques to ensure the consistency and quality of the data was appropriate to maximize the efficiency of the model. </w:t>
      </w:r>
    </w:p>
    <w:p w14:paraId="49ECC1EE" w14:textId="77777777" w:rsidR="009F7843" w:rsidRPr="009F7843" w:rsidRDefault="009F7843" w:rsidP="009F7843">
      <w:pPr>
        <w:pStyle w:val="ListParagraph"/>
        <w:spacing w:after="0"/>
        <w:ind w:left="0"/>
        <w:jc w:val="both"/>
        <w:rPr>
          <w:rFonts w:ascii="Times New Roman" w:hAnsi="Times New Roman" w:cs="Times New Roman"/>
          <w:b/>
          <w:bCs/>
          <w:sz w:val="20"/>
          <w:szCs w:val="20"/>
        </w:rPr>
      </w:pPr>
    </w:p>
    <w:p w14:paraId="352F26CF" w14:textId="77777777" w:rsidR="009F7843" w:rsidRPr="009F7843" w:rsidRDefault="009F7843" w:rsidP="009F7843">
      <w:pPr>
        <w:pStyle w:val="ListParagraph"/>
        <w:spacing w:after="0"/>
        <w:ind w:left="0"/>
        <w:jc w:val="both"/>
        <w:rPr>
          <w:rFonts w:ascii="Times New Roman" w:hAnsi="Times New Roman" w:cs="Times New Roman"/>
          <w:b/>
          <w:bCs/>
          <w:sz w:val="20"/>
          <w:szCs w:val="20"/>
        </w:rPr>
      </w:pPr>
      <w:r w:rsidRPr="009F7843">
        <w:rPr>
          <w:rFonts w:ascii="Times New Roman" w:hAnsi="Times New Roman" w:cs="Times New Roman"/>
          <w:b/>
          <w:bCs/>
          <w:sz w:val="20"/>
          <w:szCs w:val="20"/>
        </w:rPr>
        <w:t>1. Handling Missing or Null Values</w:t>
      </w:r>
    </w:p>
    <w:p w14:paraId="6CF0A970" w14:textId="77777777" w:rsidR="009F7843" w:rsidRPr="009F7843" w:rsidRDefault="009F7843" w:rsidP="009F7843">
      <w:pPr>
        <w:pStyle w:val="ListParagraph"/>
        <w:spacing w:after="0"/>
        <w:ind w:left="0"/>
        <w:jc w:val="both"/>
        <w:rPr>
          <w:rFonts w:ascii="Times New Roman" w:hAnsi="Times New Roman" w:cs="Times New Roman"/>
          <w:sz w:val="20"/>
          <w:szCs w:val="20"/>
        </w:rPr>
      </w:pPr>
      <w:r w:rsidRPr="009F7843">
        <w:rPr>
          <w:rFonts w:ascii="Times New Roman" w:hAnsi="Times New Roman" w:cs="Times New Roman"/>
          <w:sz w:val="20"/>
          <w:szCs w:val="20"/>
        </w:rPr>
        <w:t xml:space="preserve">The dataset contained missing observations, specifically in the columns </w:t>
      </w:r>
      <w:proofErr w:type="spellStart"/>
      <w:r w:rsidRPr="009F7843">
        <w:rPr>
          <w:rFonts w:ascii="Times New Roman" w:hAnsi="Times New Roman" w:cs="Times New Roman"/>
          <w:sz w:val="20"/>
          <w:szCs w:val="20"/>
        </w:rPr>
        <w:t>whitebloodcellcount</w:t>
      </w:r>
      <w:proofErr w:type="spellEnd"/>
      <w:r w:rsidRPr="009F7843">
        <w:rPr>
          <w:rFonts w:ascii="Times New Roman" w:hAnsi="Times New Roman" w:cs="Times New Roman"/>
          <w:sz w:val="20"/>
          <w:szCs w:val="20"/>
        </w:rPr>
        <w:t xml:space="preserve">, </w:t>
      </w:r>
      <w:proofErr w:type="spellStart"/>
      <w:r w:rsidRPr="009F7843">
        <w:rPr>
          <w:rFonts w:ascii="Times New Roman" w:hAnsi="Times New Roman" w:cs="Times New Roman"/>
          <w:sz w:val="20"/>
          <w:szCs w:val="20"/>
        </w:rPr>
        <w:t>redbloodcellcount</w:t>
      </w:r>
      <w:proofErr w:type="spellEnd"/>
      <w:r w:rsidRPr="009F7843">
        <w:rPr>
          <w:rFonts w:ascii="Times New Roman" w:hAnsi="Times New Roman" w:cs="Times New Roman"/>
          <w:sz w:val="20"/>
          <w:szCs w:val="20"/>
        </w:rPr>
        <w:t xml:space="preserve">, </w:t>
      </w:r>
      <w:proofErr w:type="spellStart"/>
      <w:r w:rsidRPr="009F7843">
        <w:rPr>
          <w:rFonts w:ascii="Times New Roman" w:hAnsi="Times New Roman" w:cs="Times New Roman"/>
          <w:sz w:val="20"/>
          <w:szCs w:val="20"/>
        </w:rPr>
        <w:t>bmi</w:t>
      </w:r>
      <w:proofErr w:type="spellEnd"/>
      <w:r w:rsidRPr="009F7843">
        <w:rPr>
          <w:rFonts w:ascii="Times New Roman" w:hAnsi="Times New Roman" w:cs="Times New Roman"/>
          <w:sz w:val="20"/>
          <w:szCs w:val="20"/>
        </w:rPr>
        <w:t xml:space="preserve">, and </w:t>
      </w:r>
      <w:proofErr w:type="spellStart"/>
      <w:r w:rsidRPr="009F7843">
        <w:rPr>
          <w:rFonts w:ascii="Times New Roman" w:hAnsi="Times New Roman" w:cs="Times New Roman"/>
          <w:sz w:val="20"/>
          <w:szCs w:val="20"/>
        </w:rPr>
        <w:t>smoking_status</w:t>
      </w:r>
      <w:proofErr w:type="spellEnd"/>
      <w:r w:rsidRPr="009F7843">
        <w:rPr>
          <w:rFonts w:ascii="Times New Roman" w:hAnsi="Times New Roman" w:cs="Times New Roman"/>
          <w:sz w:val="20"/>
          <w:szCs w:val="20"/>
        </w:rPr>
        <w:t xml:space="preserve">. </w:t>
      </w:r>
    </w:p>
    <w:p w14:paraId="67A13083" w14:textId="77777777" w:rsidR="009F7843" w:rsidRPr="009F7843" w:rsidRDefault="009F7843" w:rsidP="009F7843">
      <w:pPr>
        <w:pStyle w:val="ListParagraph"/>
        <w:spacing w:after="0"/>
        <w:ind w:left="0"/>
        <w:jc w:val="both"/>
        <w:rPr>
          <w:rFonts w:ascii="Times New Roman" w:hAnsi="Times New Roman" w:cs="Times New Roman"/>
          <w:sz w:val="20"/>
          <w:szCs w:val="20"/>
        </w:rPr>
      </w:pPr>
      <w:r w:rsidRPr="009F7843">
        <w:rPr>
          <w:rFonts w:ascii="Times New Roman" w:hAnsi="Times New Roman" w:cs="Times New Roman"/>
          <w:sz w:val="20"/>
          <w:szCs w:val="20"/>
        </w:rPr>
        <w:t>The missing values were treated as follows:</w:t>
      </w:r>
    </w:p>
    <w:p w14:paraId="2DCEF120" w14:textId="1177943D" w:rsidR="009F7843" w:rsidRPr="009F7843" w:rsidRDefault="009F7843" w:rsidP="009F7843">
      <w:pPr>
        <w:pStyle w:val="ListParagraph"/>
        <w:spacing w:after="0"/>
        <w:ind w:left="0"/>
        <w:jc w:val="both"/>
        <w:rPr>
          <w:rFonts w:ascii="Times New Roman" w:hAnsi="Times New Roman" w:cs="Times New Roman"/>
          <w:sz w:val="20"/>
          <w:szCs w:val="20"/>
        </w:rPr>
      </w:pPr>
      <w:r w:rsidRPr="009F7843">
        <w:rPr>
          <w:rFonts w:ascii="Times New Roman" w:hAnsi="Times New Roman" w:cs="Times New Roman"/>
          <w:sz w:val="20"/>
          <w:szCs w:val="20"/>
        </w:rPr>
        <w:t xml:space="preserve">•For all </w:t>
      </w:r>
      <w:r w:rsidRPr="009F7843">
        <w:rPr>
          <w:rFonts w:ascii="Times New Roman" w:hAnsi="Times New Roman" w:cs="Times New Roman"/>
          <w:b/>
          <w:bCs/>
          <w:sz w:val="20"/>
          <w:szCs w:val="20"/>
        </w:rPr>
        <w:t>numerical attributes</w:t>
      </w:r>
      <w:r w:rsidRPr="009F7843">
        <w:rPr>
          <w:rFonts w:ascii="Times New Roman" w:hAnsi="Times New Roman" w:cs="Times New Roman"/>
          <w:sz w:val="20"/>
          <w:szCs w:val="20"/>
        </w:rPr>
        <w:t xml:space="preserve"> (BMI, WBC, RBC, Average Glucose Level) missing data were filled with mean values, to maintain the original distribution of the data overall.</w:t>
      </w:r>
    </w:p>
    <w:p w14:paraId="770522CD" w14:textId="337E956B" w:rsidR="009F7843" w:rsidRPr="009F7843" w:rsidRDefault="009F7843" w:rsidP="009F7843">
      <w:pPr>
        <w:pStyle w:val="ListParagraph"/>
        <w:spacing w:after="0"/>
        <w:ind w:left="0"/>
        <w:jc w:val="both"/>
        <w:rPr>
          <w:rFonts w:ascii="Times New Roman" w:hAnsi="Times New Roman" w:cs="Times New Roman"/>
          <w:sz w:val="20"/>
          <w:szCs w:val="20"/>
        </w:rPr>
      </w:pPr>
      <w:r w:rsidRPr="009F7843">
        <w:rPr>
          <w:rFonts w:ascii="Times New Roman" w:hAnsi="Times New Roman" w:cs="Times New Roman"/>
          <w:sz w:val="20"/>
          <w:szCs w:val="20"/>
        </w:rPr>
        <w:t xml:space="preserve">•For </w:t>
      </w:r>
      <w:r w:rsidRPr="009F7843">
        <w:rPr>
          <w:rFonts w:ascii="Times New Roman" w:hAnsi="Times New Roman" w:cs="Times New Roman"/>
          <w:b/>
          <w:bCs/>
          <w:sz w:val="20"/>
          <w:szCs w:val="20"/>
        </w:rPr>
        <w:t>categorical attributes</w:t>
      </w:r>
      <w:r w:rsidRPr="009F7843">
        <w:rPr>
          <w:rFonts w:ascii="Times New Roman" w:hAnsi="Times New Roman" w:cs="Times New Roman"/>
          <w:sz w:val="20"/>
          <w:szCs w:val="20"/>
        </w:rPr>
        <w:t xml:space="preserve"> (Smoking Status and Work Type), categories were imputed using the mode (most frequent category). </w:t>
      </w:r>
    </w:p>
    <w:p w14:paraId="3584531D" w14:textId="1B150BEF" w:rsidR="00540764" w:rsidRDefault="009F7843" w:rsidP="009F7843">
      <w:pPr>
        <w:pStyle w:val="ListParagraph"/>
        <w:spacing w:after="0"/>
        <w:ind w:left="0"/>
        <w:jc w:val="both"/>
        <w:rPr>
          <w:rFonts w:ascii="Times New Roman" w:hAnsi="Times New Roman" w:cs="Times New Roman"/>
          <w:sz w:val="20"/>
          <w:szCs w:val="20"/>
        </w:rPr>
      </w:pPr>
      <w:r w:rsidRPr="009F7843">
        <w:rPr>
          <w:rFonts w:ascii="Times New Roman" w:hAnsi="Times New Roman" w:cs="Times New Roman"/>
          <w:sz w:val="20"/>
          <w:szCs w:val="20"/>
        </w:rPr>
        <w:t>This method ensured that no observations were removed, maintaining the original dataset size and diversity.</w:t>
      </w:r>
    </w:p>
    <w:p w14:paraId="030A2026" w14:textId="77777777" w:rsidR="009F7843" w:rsidRPr="00624C61" w:rsidRDefault="009F7843" w:rsidP="009F7843">
      <w:pPr>
        <w:pStyle w:val="ListParagraph"/>
        <w:spacing w:after="0"/>
        <w:ind w:left="0"/>
        <w:jc w:val="both"/>
        <w:rPr>
          <w:rFonts w:ascii="Times New Roman" w:hAnsi="Times New Roman" w:cs="Times New Roman"/>
          <w:sz w:val="20"/>
          <w:szCs w:val="20"/>
        </w:rPr>
      </w:pPr>
    </w:p>
    <w:p w14:paraId="619A2FDD" w14:textId="77777777" w:rsidR="00624C61" w:rsidRPr="00624C61" w:rsidRDefault="00624C61" w:rsidP="00624C61">
      <w:pPr>
        <w:pStyle w:val="ListParagraph"/>
        <w:spacing w:after="0"/>
        <w:ind w:left="0"/>
        <w:jc w:val="both"/>
        <w:rPr>
          <w:rFonts w:ascii="Times New Roman" w:hAnsi="Times New Roman" w:cs="Times New Roman"/>
          <w:b/>
          <w:bCs/>
          <w:sz w:val="20"/>
          <w:szCs w:val="20"/>
        </w:rPr>
      </w:pPr>
      <w:r w:rsidRPr="00624C61">
        <w:rPr>
          <w:rFonts w:ascii="Times New Roman" w:hAnsi="Times New Roman" w:cs="Times New Roman"/>
          <w:b/>
          <w:bCs/>
          <w:sz w:val="20"/>
          <w:szCs w:val="20"/>
        </w:rPr>
        <w:t>2. Encoding Categorical Features</w:t>
      </w:r>
    </w:p>
    <w:p w14:paraId="732B19A8" w14:textId="77777777" w:rsidR="00624C61" w:rsidRPr="00624C61" w:rsidRDefault="00624C61" w:rsidP="00624C61">
      <w:pPr>
        <w:pStyle w:val="ListParagraph"/>
        <w:spacing w:after="0"/>
        <w:ind w:left="0"/>
        <w:jc w:val="both"/>
        <w:rPr>
          <w:rFonts w:ascii="Times New Roman" w:hAnsi="Times New Roman" w:cs="Times New Roman"/>
          <w:sz w:val="20"/>
          <w:szCs w:val="20"/>
        </w:rPr>
      </w:pPr>
      <w:r w:rsidRPr="00624C61">
        <w:rPr>
          <w:rFonts w:ascii="Times New Roman" w:hAnsi="Times New Roman" w:cs="Times New Roman"/>
          <w:sz w:val="20"/>
          <w:szCs w:val="20"/>
        </w:rPr>
        <w:t>Categorical variables were transformed into numerical values so that machine learning algorithms could interpret them effectively.</w:t>
      </w:r>
    </w:p>
    <w:p w14:paraId="57844335" w14:textId="77777777" w:rsidR="00624C61" w:rsidRPr="00624C61" w:rsidRDefault="00624C61" w:rsidP="00624C61">
      <w:pPr>
        <w:pStyle w:val="ListParagraph"/>
        <w:numPr>
          <w:ilvl w:val="0"/>
          <w:numId w:val="10"/>
        </w:numPr>
        <w:tabs>
          <w:tab w:val="num" w:pos="0"/>
        </w:tabs>
        <w:spacing w:after="0"/>
        <w:ind w:left="360"/>
        <w:jc w:val="both"/>
        <w:rPr>
          <w:rFonts w:ascii="Times New Roman" w:hAnsi="Times New Roman" w:cs="Times New Roman"/>
          <w:sz w:val="20"/>
          <w:szCs w:val="20"/>
        </w:rPr>
      </w:pPr>
      <w:r w:rsidRPr="00624C61">
        <w:rPr>
          <w:rFonts w:ascii="Times New Roman" w:hAnsi="Times New Roman" w:cs="Times New Roman"/>
          <w:sz w:val="20"/>
          <w:szCs w:val="20"/>
        </w:rPr>
        <w:t xml:space="preserve">Features such as </w:t>
      </w:r>
      <w:r w:rsidRPr="00624C61">
        <w:rPr>
          <w:rFonts w:ascii="Times New Roman" w:hAnsi="Times New Roman" w:cs="Times New Roman"/>
          <w:b/>
          <w:bCs/>
          <w:sz w:val="20"/>
          <w:szCs w:val="20"/>
        </w:rPr>
        <w:t>Gender</w:t>
      </w:r>
      <w:r w:rsidRPr="00624C61">
        <w:rPr>
          <w:rFonts w:ascii="Times New Roman" w:hAnsi="Times New Roman" w:cs="Times New Roman"/>
          <w:sz w:val="20"/>
          <w:szCs w:val="20"/>
        </w:rPr>
        <w:t xml:space="preserve">, </w:t>
      </w:r>
      <w:r w:rsidRPr="00624C61">
        <w:rPr>
          <w:rFonts w:ascii="Times New Roman" w:hAnsi="Times New Roman" w:cs="Times New Roman"/>
          <w:b/>
          <w:bCs/>
          <w:sz w:val="20"/>
          <w:szCs w:val="20"/>
        </w:rPr>
        <w:t>Ever Married</w:t>
      </w:r>
      <w:r w:rsidRPr="00624C61">
        <w:rPr>
          <w:rFonts w:ascii="Times New Roman" w:hAnsi="Times New Roman" w:cs="Times New Roman"/>
          <w:sz w:val="20"/>
          <w:szCs w:val="20"/>
        </w:rPr>
        <w:t xml:space="preserve">, </w:t>
      </w:r>
      <w:r w:rsidRPr="00624C61">
        <w:rPr>
          <w:rFonts w:ascii="Times New Roman" w:hAnsi="Times New Roman" w:cs="Times New Roman"/>
          <w:b/>
          <w:bCs/>
          <w:sz w:val="20"/>
          <w:szCs w:val="20"/>
        </w:rPr>
        <w:t>Work Type</w:t>
      </w:r>
      <w:r w:rsidRPr="00624C61">
        <w:rPr>
          <w:rFonts w:ascii="Times New Roman" w:hAnsi="Times New Roman" w:cs="Times New Roman"/>
          <w:sz w:val="20"/>
          <w:szCs w:val="20"/>
        </w:rPr>
        <w:t xml:space="preserve">, </w:t>
      </w:r>
      <w:r w:rsidRPr="00624C61">
        <w:rPr>
          <w:rFonts w:ascii="Times New Roman" w:hAnsi="Times New Roman" w:cs="Times New Roman"/>
          <w:b/>
          <w:bCs/>
          <w:sz w:val="20"/>
          <w:szCs w:val="20"/>
        </w:rPr>
        <w:t>Residence Type</w:t>
      </w:r>
      <w:r w:rsidRPr="00624C61">
        <w:rPr>
          <w:rFonts w:ascii="Times New Roman" w:hAnsi="Times New Roman" w:cs="Times New Roman"/>
          <w:sz w:val="20"/>
          <w:szCs w:val="20"/>
        </w:rPr>
        <w:t xml:space="preserve">, and </w:t>
      </w:r>
      <w:r w:rsidRPr="00624C61">
        <w:rPr>
          <w:rFonts w:ascii="Times New Roman" w:hAnsi="Times New Roman" w:cs="Times New Roman"/>
          <w:b/>
          <w:bCs/>
          <w:sz w:val="20"/>
          <w:szCs w:val="20"/>
        </w:rPr>
        <w:t>Smoking Status</w:t>
      </w:r>
      <w:r w:rsidRPr="00624C61">
        <w:rPr>
          <w:rFonts w:ascii="Times New Roman" w:hAnsi="Times New Roman" w:cs="Times New Roman"/>
          <w:sz w:val="20"/>
          <w:szCs w:val="20"/>
        </w:rPr>
        <w:t xml:space="preserve"> were encoded.</w:t>
      </w:r>
    </w:p>
    <w:p w14:paraId="081327CB" w14:textId="77777777" w:rsidR="00624C61" w:rsidRPr="00624C61" w:rsidRDefault="00624C61" w:rsidP="00624C61">
      <w:pPr>
        <w:pStyle w:val="ListParagraph"/>
        <w:numPr>
          <w:ilvl w:val="0"/>
          <w:numId w:val="10"/>
        </w:numPr>
        <w:tabs>
          <w:tab w:val="num" w:pos="0"/>
        </w:tabs>
        <w:spacing w:after="0"/>
        <w:ind w:left="360"/>
        <w:jc w:val="both"/>
        <w:rPr>
          <w:rFonts w:ascii="Times New Roman" w:hAnsi="Times New Roman" w:cs="Times New Roman"/>
          <w:sz w:val="20"/>
          <w:szCs w:val="20"/>
        </w:rPr>
      </w:pPr>
      <w:r w:rsidRPr="00624C61">
        <w:rPr>
          <w:rFonts w:ascii="Times New Roman" w:hAnsi="Times New Roman" w:cs="Times New Roman"/>
          <w:b/>
          <w:bCs/>
          <w:sz w:val="20"/>
          <w:szCs w:val="20"/>
        </w:rPr>
        <w:t>Label Encoding</w:t>
      </w:r>
      <w:r w:rsidRPr="00624C61">
        <w:rPr>
          <w:rFonts w:ascii="Times New Roman" w:hAnsi="Times New Roman" w:cs="Times New Roman"/>
          <w:sz w:val="20"/>
          <w:szCs w:val="20"/>
        </w:rPr>
        <w:t xml:space="preserve"> was used for binary columns (e.g., Gender: Male = 1, Female = 2).</w:t>
      </w:r>
    </w:p>
    <w:p w14:paraId="61EA3A8F" w14:textId="77777777" w:rsidR="00624C61" w:rsidRDefault="00624C61" w:rsidP="00624C61">
      <w:pPr>
        <w:pStyle w:val="ListParagraph"/>
        <w:numPr>
          <w:ilvl w:val="0"/>
          <w:numId w:val="10"/>
        </w:numPr>
        <w:tabs>
          <w:tab w:val="num" w:pos="0"/>
        </w:tabs>
        <w:spacing w:after="0"/>
        <w:ind w:left="360"/>
        <w:jc w:val="both"/>
        <w:rPr>
          <w:rFonts w:ascii="Times New Roman" w:hAnsi="Times New Roman" w:cs="Times New Roman"/>
          <w:sz w:val="20"/>
          <w:szCs w:val="20"/>
        </w:rPr>
      </w:pPr>
      <w:r w:rsidRPr="00624C61">
        <w:rPr>
          <w:rFonts w:ascii="Times New Roman" w:hAnsi="Times New Roman" w:cs="Times New Roman"/>
          <w:b/>
          <w:bCs/>
          <w:sz w:val="20"/>
          <w:szCs w:val="20"/>
        </w:rPr>
        <w:t>One-Hot Encoding</w:t>
      </w:r>
      <w:r w:rsidRPr="00624C61">
        <w:rPr>
          <w:rFonts w:ascii="Times New Roman" w:hAnsi="Times New Roman" w:cs="Times New Roman"/>
          <w:sz w:val="20"/>
          <w:szCs w:val="20"/>
        </w:rPr>
        <w:t xml:space="preserve"> was applied to multi-category attributes such as </w:t>
      </w:r>
      <w:r w:rsidRPr="00624C61">
        <w:rPr>
          <w:rFonts w:ascii="Times New Roman" w:hAnsi="Times New Roman" w:cs="Times New Roman"/>
          <w:i/>
          <w:iCs/>
          <w:sz w:val="20"/>
          <w:szCs w:val="20"/>
        </w:rPr>
        <w:t>Work Type</w:t>
      </w:r>
      <w:r w:rsidRPr="00624C61">
        <w:rPr>
          <w:rFonts w:ascii="Times New Roman" w:hAnsi="Times New Roman" w:cs="Times New Roman"/>
          <w:sz w:val="20"/>
          <w:szCs w:val="20"/>
        </w:rPr>
        <w:t xml:space="preserve"> and </w:t>
      </w:r>
      <w:r w:rsidRPr="00624C61">
        <w:rPr>
          <w:rFonts w:ascii="Times New Roman" w:hAnsi="Times New Roman" w:cs="Times New Roman"/>
          <w:i/>
          <w:iCs/>
          <w:sz w:val="20"/>
          <w:szCs w:val="20"/>
        </w:rPr>
        <w:t>Smoking Status</w:t>
      </w:r>
      <w:r w:rsidRPr="00624C61">
        <w:rPr>
          <w:rFonts w:ascii="Times New Roman" w:hAnsi="Times New Roman" w:cs="Times New Roman"/>
          <w:sz w:val="20"/>
          <w:szCs w:val="20"/>
        </w:rPr>
        <w:t>, creating separate binary columns for each unique class.</w:t>
      </w:r>
      <w:r w:rsidRPr="00624C61">
        <w:rPr>
          <w:rFonts w:ascii="Times New Roman" w:hAnsi="Times New Roman" w:cs="Times New Roman"/>
          <w:sz w:val="20"/>
          <w:szCs w:val="20"/>
        </w:rPr>
        <w:br/>
        <w:t>This conversion preserved categorical meaning without introducing ranking bias.</w:t>
      </w:r>
    </w:p>
    <w:p w14:paraId="496CEF84" w14:textId="77777777" w:rsidR="00624C61" w:rsidRPr="00624C61" w:rsidRDefault="00624C61" w:rsidP="00624C61">
      <w:pPr>
        <w:pStyle w:val="ListParagraph"/>
        <w:spacing w:after="0"/>
        <w:ind w:left="360"/>
        <w:jc w:val="both"/>
        <w:rPr>
          <w:rFonts w:ascii="Times New Roman" w:hAnsi="Times New Roman" w:cs="Times New Roman"/>
          <w:sz w:val="20"/>
          <w:szCs w:val="20"/>
        </w:rPr>
      </w:pPr>
    </w:p>
    <w:p w14:paraId="395A81A8" w14:textId="77777777" w:rsidR="00AD1D25" w:rsidRPr="00AD1D25" w:rsidRDefault="00AD1D25" w:rsidP="00AD1D25">
      <w:pPr>
        <w:pStyle w:val="ListParagraph"/>
        <w:spacing w:after="0"/>
        <w:ind w:left="0"/>
        <w:jc w:val="both"/>
        <w:rPr>
          <w:rFonts w:ascii="Times New Roman" w:hAnsi="Times New Roman" w:cs="Times New Roman"/>
          <w:b/>
          <w:bCs/>
          <w:sz w:val="20"/>
          <w:szCs w:val="20"/>
        </w:rPr>
      </w:pPr>
      <w:r w:rsidRPr="00AD1D25">
        <w:rPr>
          <w:rFonts w:ascii="Times New Roman" w:hAnsi="Times New Roman" w:cs="Times New Roman"/>
          <w:b/>
          <w:bCs/>
          <w:sz w:val="20"/>
          <w:szCs w:val="20"/>
        </w:rPr>
        <w:t>3. Normalization and Standardization</w:t>
      </w:r>
    </w:p>
    <w:p w14:paraId="602CD914" w14:textId="77777777" w:rsidR="00AD1D25" w:rsidRPr="00AD1D25" w:rsidRDefault="00AD1D25" w:rsidP="00AD1D25">
      <w:pPr>
        <w:pStyle w:val="ListParagraph"/>
        <w:spacing w:after="0"/>
        <w:ind w:left="0"/>
        <w:jc w:val="both"/>
        <w:rPr>
          <w:rFonts w:ascii="Times New Roman" w:hAnsi="Times New Roman" w:cs="Times New Roman"/>
          <w:sz w:val="20"/>
          <w:szCs w:val="20"/>
        </w:rPr>
      </w:pPr>
      <w:r w:rsidRPr="00AD1D25">
        <w:rPr>
          <w:rFonts w:ascii="Times New Roman" w:hAnsi="Times New Roman" w:cs="Times New Roman"/>
          <w:sz w:val="20"/>
          <w:szCs w:val="20"/>
        </w:rPr>
        <w:t>In order to remove the scale difference between numeric attributes such as Age, Average Glucose Level, BMI, Blood Pressure, and Cholesterol, feature scaling was conducted.</w:t>
      </w:r>
    </w:p>
    <w:p w14:paraId="3390C64F" w14:textId="77777777" w:rsidR="00AD1D25" w:rsidRPr="00AD1D25" w:rsidRDefault="00AD1D25" w:rsidP="00AD1D25">
      <w:pPr>
        <w:pStyle w:val="ListParagraph"/>
        <w:spacing w:after="0"/>
        <w:ind w:left="0"/>
        <w:jc w:val="both"/>
        <w:rPr>
          <w:rFonts w:ascii="Times New Roman" w:hAnsi="Times New Roman" w:cs="Times New Roman"/>
          <w:sz w:val="20"/>
          <w:szCs w:val="20"/>
        </w:rPr>
      </w:pPr>
      <w:r w:rsidRPr="00AD1D25">
        <w:rPr>
          <w:rFonts w:ascii="Times New Roman" w:hAnsi="Times New Roman" w:cs="Times New Roman"/>
          <w:sz w:val="20"/>
          <w:szCs w:val="20"/>
        </w:rPr>
        <w:t>- Normalization (Min–Max scaling) scaled features to a range between 0 and 1.</w:t>
      </w:r>
    </w:p>
    <w:p w14:paraId="541489B5" w14:textId="77777777" w:rsidR="00AD1D25" w:rsidRPr="00AD1D25" w:rsidRDefault="00AD1D25" w:rsidP="00AD1D25">
      <w:pPr>
        <w:pStyle w:val="ListParagraph"/>
        <w:spacing w:after="0"/>
        <w:ind w:left="0"/>
        <w:jc w:val="both"/>
        <w:rPr>
          <w:rFonts w:ascii="Times New Roman" w:hAnsi="Times New Roman" w:cs="Times New Roman"/>
          <w:sz w:val="20"/>
          <w:szCs w:val="20"/>
        </w:rPr>
      </w:pPr>
      <w:r w:rsidRPr="00AD1D25">
        <w:rPr>
          <w:rFonts w:ascii="Times New Roman" w:hAnsi="Times New Roman" w:cs="Times New Roman"/>
          <w:sz w:val="20"/>
          <w:szCs w:val="20"/>
        </w:rPr>
        <w:t xml:space="preserve">- Standardization (Z-score scaling) changed features to have a mean of 0 and standard deviation of 1. </w:t>
      </w:r>
    </w:p>
    <w:p w14:paraId="32F3C9C2" w14:textId="77777777" w:rsidR="00AD1D25" w:rsidRPr="00AD1D25" w:rsidRDefault="00AD1D25" w:rsidP="00AD1D25">
      <w:pPr>
        <w:pStyle w:val="ListParagraph"/>
        <w:spacing w:after="0"/>
        <w:ind w:left="0"/>
        <w:jc w:val="both"/>
        <w:rPr>
          <w:rFonts w:ascii="Times New Roman" w:hAnsi="Times New Roman" w:cs="Times New Roman"/>
          <w:sz w:val="20"/>
          <w:szCs w:val="20"/>
        </w:rPr>
      </w:pPr>
      <w:r w:rsidRPr="00AD1D25">
        <w:rPr>
          <w:rFonts w:ascii="Times New Roman" w:hAnsi="Times New Roman" w:cs="Times New Roman"/>
          <w:sz w:val="20"/>
          <w:szCs w:val="20"/>
        </w:rPr>
        <w:t xml:space="preserve">These processes aided model stability and made sure every feature contributed equally in the model trainings, especially </w:t>
      </w:r>
      <w:r w:rsidRPr="00AD1D25">
        <w:rPr>
          <w:rFonts w:ascii="Times New Roman" w:hAnsi="Times New Roman" w:cs="Times New Roman"/>
          <w:sz w:val="20"/>
          <w:szCs w:val="20"/>
        </w:rPr>
        <w:lastRenderedPageBreak/>
        <w:t>for models sensitive to scaling, i.e., SVM and Gradient Boosting.</w:t>
      </w:r>
    </w:p>
    <w:p w14:paraId="4D8FEB9F" w14:textId="77777777" w:rsidR="00AD1D25" w:rsidRPr="00AD1D25" w:rsidRDefault="00AD1D25" w:rsidP="00AD1D25">
      <w:pPr>
        <w:pStyle w:val="ListParagraph"/>
        <w:spacing w:after="0"/>
        <w:jc w:val="both"/>
        <w:rPr>
          <w:rFonts w:ascii="Times New Roman" w:hAnsi="Times New Roman" w:cs="Times New Roman"/>
          <w:b/>
          <w:bCs/>
          <w:sz w:val="20"/>
          <w:szCs w:val="20"/>
        </w:rPr>
      </w:pPr>
    </w:p>
    <w:p w14:paraId="1F01E2AE" w14:textId="77777777" w:rsidR="00AD1D25" w:rsidRDefault="00AD1D25" w:rsidP="00AD1D25">
      <w:pPr>
        <w:spacing w:after="0"/>
        <w:jc w:val="both"/>
        <w:rPr>
          <w:rFonts w:ascii="Times New Roman" w:hAnsi="Times New Roman" w:cs="Times New Roman"/>
          <w:b/>
          <w:bCs/>
          <w:sz w:val="20"/>
          <w:szCs w:val="20"/>
        </w:rPr>
      </w:pPr>
      <w:r w:rsidRPr="00AD1D25">
        <w:rPr>
          <w:rFonts w:ascii="Times New Roman" w:hAnsi="Times New Roman" w:cs="Times New Roman"/>
          <w:b/>
          <w:bCs/>
          <w:sz w:val="20"/>
          <w:szCs w:val="20"/>
        </w:rPr>
        <w:t>4. Outlier Detection and Removal</w:t>
      </w:r>
    </w:p>
    <w:p w14:paraId="161A98E9" w14:textId="37A43DDD" w:rsidR="00AD1D25" w:rsidRDefault="00AD1D25" w:rsidP="00AD1D25">
      <w:pPr>
        <w:spacing w:after="0"/>
        <w:jc w:val="both"/>
        <w:rPr>
          <w:rFonts w:ascii="Times New Roman" w:hAnsi="Times New Roman" w:cs="Times New Roman"/>
          <w:sz w:val="20"/>
          <w:szCs w:val="20"/>
        </w:rPr>
      </w:pPr>
      <w:r w:rsidRPr="00AD1D25">
        <w:rPr>
          <w:rFonts w:ascii="Times New Roman" w:hAnsi="Times New Roman" w:cs="Times New Roman"/>
          <w:sz w:val="20"/>
          <w:szCs w:val="20"/>
        </w:rPr>
        <w:t>There were specific numeric columns Cholesterol, BMI, and</w:t>
      </w:r>
    </w:p>
    <w:p w14:paraId="32EB97D8" w14:textId="128615E2" w:rsidR="00624C61" w:rsidRPr="00AD1D25" w:rsidRDefault="00AD1D25" w:rsidP="00AD1D25">
      <w:pPr>
        <w:spacing w:after="0"/>
        <w:jc w:val="both"/>
        <w:rPr>
          <w:rFonts w:ascii="Times New Roman" w:hAnsi="Times New Roman" w:cs="Times New Roman"/>
          <w:b/>
          <w:bCs/>
          <w:sz w:val="20"/>
          <w:szCs w:val="20"/>
        </w:rPr>
      </w:pPr>
      <w:r w:rsidRPr="00AD1D25">
        <w:rPr>
          <w:rFonts w:ascii="Times New Roman" w:hAnsi="Times New Roman" w:cs="Times New Roman"/>
          <w:sz w:val="20"/>
          <w:szCs w:val="20"/>
        </w:rPr>
        <w:t>Glucose Level that had extreme values that could hinder the model's learning. Outliers were detected using the Interquartile Range (IQR) method. The extreme values were clipped to threshold limits or replaced with a median value so the process was validated for consistency.</w:t>
      </w:r>
    </w:p>
    <w:p w14:paraId="28E318F1" w14:textId="77777777" w:rsidR="00AD1D25" w:rsidRPr="00AD1D25" w:rsidRDefault="00AD1D25" w:rsidP="00AD1D25">
      <w:pPr>
        <w:pStyle w:val="ListParagraph"/>
        <w:spacing w:after="0"/>
        <w:ind w:left="0"/>
        <w:jc w:val="both"/>
        <w:rPr>
          <w:rFonts w:ascii="Times New Roman" w:hAnsi="Times New Roman" w:cs="Times New Roman"/>
          <w:sz w:val="20"/>
          <w:szCs w:val="20"/>
        </w:rPr>
      </w:pPr>
    </w:p>
    <w:p w14:paraId="1E08CAF3" w14:textId="77777777" w:rsidR="00AD1D25" w:rsidRPr="00AD1D25" w:rsidRDefault="00AD1D25" w:rsidP="00AD1D25">
      <w:pPr>
        <w:pStyle w:val="ListParagraph"/>
        <w:spacing w:after="0"/>
        <w:ind w:left="0"/>
        <w:jc w:val="both"/>
        <w:rPr>
          <w:rFonts w:ascii="Times New Roman" w:hAnsi="Times New Roman" w:cs="Times New Roman"/>
          <w:b/>
          <w:bCs/>
          <w:sz w:val="20"/>
          <w:szCs w:val="20"/>
        </w:rPr>
      </w:pPr>
      <w:r w:rsidRPr="00AD1D25">
        <w:rPr>
          <w:rFonts w:ascii="Times New Roman" w:hAnsi="Times New Roman" w:cs="Times New Roman"/>
          <w:b/>
          <w:bCs/>
          <w:sz w:val="20"/>
          <w:szCs w:val="20"/>
        </w:rPr>
        <w:t>5. Data Balancing</w:t>
      </w:r>
    </w:p>
    <w:p w14:paraId="525E8200" w14:textId="0E35224C" w:rsidR="00AD1D25" w:rsidRPr="00AD1D25" w:rsidRDefault="00AD1D25" w:rsidP="00AD1D25">
      <w:pPr>
        <w:pStyle w:val="ListParagraph"/>
        <w:spacing w:after="0"/>
        <w:ind w:left="0"/>
        <w:jc w:val="both"/>
        <w:rPr>
          <w:rFonts w:ascii="Times New Roman" w:hAnsi="Times New Roman" w:cs="Times New Roman"/>
          <w:sz w:val="20"/>
          <w:szCs w:val="20"/>
        </w:rPr>
      </w:pPr>
      <w:r w:rsidRPr="00AD1D25">
        <w:rPr>
          <w:rFonts w:ascii="Times New Roman" w:hAnsi="Times New Roman" w:cs="Times New Roman"/>
          <w:sz w:val="20"/>
          <w:szCs w:val="20"/>
        </w:rPr>
        <w:t>The variable output was imbalanced; it consisted of greater counts of No Stroke cases compared to (</w:t>
      </w:r>
      <w:r>
        <w:rPr>
          <w:rFonts w:ascii="Times New Roman" w:hAnsi="Times New Roman" w:cs="Times New Roman"/>
          <w:sz w:val="20"/>
          <w:szCs w:val="20"/>
        </w:rPr>
        <w:t>0</w:t>
      </w:r>
      <w:r w:rsidRPr="00AD1D25">
        <w:rPr>
          <w:rFonts w:ascii="Times New Roman" w:hAnsi="Times New Roman" w:cs="Times New Roman"/>
          <w:sz w:val="20"/>
          <w:szCs w:val="20"/>
        </w:rPr>
        <w:t xml:space="preserve">) the Ischemic stroke (1), </w:t>
      </w:r>
      <w:proofErr w:type="spellStart"/>
      <w:r w:rsidRPr="00AD1D25">
        <w:rPr>
          <w:rFonts w:ascii="Times New Roman" w:hAnsi="Times New Roman" w:cs="Times New Roman"/>
          <w:sz w:val="20"/>
          <w:szCs w:val="20"/>
        </w:rPr>
        <w:t>Hemorrhagic</w:t>
      </w:r>
      <w:proofErr w:type="spellEnd"/>
      <w:r w:rsidRPr="00AD1D25">
        <w:rPr>
          <w:rFonts w:ascii="Times New Roman" w:hAnsi="Times New Roman" w:cs="Times New Roman"/>
          <w:sz w:val="20"/>
          <w:szCs w:val="20"/>
        </w:rPr>
        <w:t xml:space="preserve"> stroke (2), and TIA (3) strokes. Hence, a solution to remove the imbalance was to implement the Synthetic Minority Oversampling </w:t>
      </w:r>
      <w:proofErr w:type="gramStart"/>
      <w:r w:rsidRPr="00AD1D25">
        <w:rPr>
          <w:rFonts w:ascii="Times New Roman" w:hAnsi="Times New Roman" w:cs="Times New Roman"/>
          <w:sz w:val="20"/>
          <w:szCs w:val="20"/>
        </w:rPr>
        <w:t>Technique(</w:t>
      </w:r>
      <w:proofErr w:type="gramEnd"/>
      <w:r w:rsidRPr="00AD1D25">
        <w:rPr>
          <w:rFonts w:ascii="Times New Roman" w:hAnsi="Times New Roman" w:cs="Times New Roman"/>
          <w:sz w:val="20"/>
          <w:szCs w:val="20"/>
        </w:rPr>
        <w:t xml:space="preserve"> SMOTE), which created synthetic examples of the minority classes, allowing for balance among all represented types of stroke categories while also improving the classifier's ability to generalise.</w:t>
      </w:r>
    </w:p>
    <w:p w14:paraId="0EAE1CE9" w14:textId="77777777" w:rsidR="00AD1D25" w:rsidRPr="00AD1D25" w:rsidRDefault="00AD1D25" w:rsidP="00AD1D25">
      <w:pPr>
        <w:pStyle w:val="ListParagraph"/>
        <w:spacing w:after="0"/>
        <w:ind w:left="0"/>
        <w:jc w:val="both"/>
        <w:rPr>
          <w:rFonts w:ascii="Times New Roman" w:hAnsi="Times New Roman" w:cs="Times New Roman"/>
          <w:b/>
          <w:bCs/>
          <w:sz w:val="20"/>
          <w:szCs w:val="20"/>
        </w:rPr>
      </w:pPr>
    </w:p>
    <w:p w14:paraId="4897C121" w14:textId="77777777" w:rsidR="00AD1D25" w:rsidRPr="00AD1D25" w:rsidRDefault="00AD1D25" w:rsidP="00AD1D25">
      <w:pPr>
        <w:pStyle w:val="ListParagraph"/>
        <w:spacing w:after="0"/>
        <w:ind w:left="0"/>
        <w:jc w:val="both"/>
        <w:rPr>
          <w:rFonts w:ascii="Times New Roman" w:hAnsi="Times New Roman" w:cs="Times New Roman"/>
          <w:b/>
          <w:bCs/>
          <w:sz w:val="20"/>
          <w:szCs w:val="20"/>
        </w:rPr>
      </w:pPr>
      <w:r w:rsidRPr="00AD1D25">
        <w:rPr>
          <w:rFonts w:ascii="Times New Roman" w:hAnsi="Times New Roman" w:cs="Times New Roman"/>
          <w:b/>
          <w:bCs/>
          <w:sz w:val="20"/>
          <w:szCs w:val="20"/>
        </w:rPr>
        <w:t>6. Splitting the Dataset</w:t>
      </w:r>
    </w:p>
    <w:p w14:paraId="79CB60BD" w14:textId="77777777" w:rsidR="00E8379A" w:rsidRPr="00E8379A" w:rsidRDefault="00AD1D25" w:rsidP="00E8379A">
      <w:pPr>
        <w:pStyle w:val="ListParagraph"/>
        <w:spacing w:after="0"/>
        <w:ind w:left="0"/>
        <w:jc w:val="both"/>
        <w:rPr>
          <w:rFonts w:ascii="Times New Roman" w:hAnsi="Times New Roman" w:cs="Times New Roman"/>
          <w:sz w:val="20"/>
          <w:szCs w:val="20"/>
        </w:rPr>
      </w:pPr>
      <w:r w:rsidRPr="00AD1D25">
        <w:rPr>
          <w:rFonts w:ascii="Times New Roman" w:hAnsi="Times New Roman" w:cs="Times New Roman"/>
          <w:sz w:val="20"/>
          <w:szCs w:val="20"/>
        </w:rPr>
        <w:t xml:space="preserve">The final pre-processed data was split into a training and testing set (80:20 ratio). Training set (80%) for learning model parameters and a testing set (20%) to test model quality.  </w:t>
      </w:r>
      <w:r w:rsidR="00E8379A" w:rsidRPr="00E8379A">
        <w:rPr>
          <w:rFonts w:ascii="Times New Roman" w:hAnsi="Times New Roman" w:cs="Times New Roman"/>
          <w:sz w:val="20"/>
          <w:szCs w:val="20"/>
        </w:rPr>
        <w:t>A​‍​‌‍​‍‌​‍​‌‍​‍‌ stratified split was carried out to guarantee that the proportions of class stroke and non-stroke samples are the same in the training and testing subsets. This was done to ensure that there is no bias in the testing of the model.</w:t>
      </w:r>
    </w:p>
    <w:p w14:paraId="0DC39C33" w14:textId="77777777" w:rsidR="00901388" w:rsidRDefault="00901388" w:rsidP="00E8379A">
      <w:pPr>
        <w:pStyle w:val="ListParagraph"/>
        <w:spacing w:after="0"/>
        <w:ind w:left="0"/>
        <w:jc w:val="both"/>
        <w:rPr>
          <w:rFonts w:ascii="Times New Roman" w:hAnsi="Times New Roman" w:cs="Times New Roman"/>
          <w:sz w:val="20"/>
          <w:szCs w:val="20"/>
        </w:rPr>
      </w:pPr>
    </w:p>
    <w:p w14:paraId="019D7D74" w14:textId="16D1E825" w:rsidR="00E8379A" w:rsidRPr="00E8379A" w:rsidRDefault="00E8379A" w:rsidP="00E8379A">
      <w:pPr>
        <w:pStyle w:val="ListParagraph"/>
        <w:spacing w:after="0"/>
        <w:ind w:left="0"/>
        <w:jc w:val="both"/>
        <w:rPr>
          <w:rFonts w:ascii="Times New Roman" w:hAnsi="Times New Roman" w:cs="Times New Roman"/>
          <w:sz w:val="20"/>
          <w:szCs w:val="20"/>
        </w:rPr>
      </w:pPr>
      <w:r w:rsidRPr="00E8379A">
        <w:rPr>
          <w:rFonts w:ascii="Times New Roman" w:hAnsi="Times New Roman" w:cs="Times New Roman"/>
          <w:sz w:val="20"/>
          <w:szCs w:val="20"/>
        </w:rPr>
        <w:t>C. Feature Selection</w:t>
      </w:r>
    </w:p>
    <w:p w14:paraId="4EC09435" w14:textId="77777777" w:rsidR="008D7584" w:rsidRPr="008D7584" w:rsidRDefault="00E8379A" w:rsidP="008D7584">
      <w:pPr>
        <w:pStyle w:val="ListParagraph"/>
        <w:spacing w:after="0"/>
        <w:ind w:left="0"/>
        <w:jc w:val="both"/>
        <w:rPr>
          <w:rFonts w:ascii="Times New Roman" w:hAnsi="Times New Roman" w:cs="Times New Roman"/>
          <w:sz w:val="20"/>
          <w:szCs w:val="20"/>
        </w:rPr>
      </w:pPr>
      <w:r w:rsidRPr="00E8379A">
        <w:rPr>
          <w:rFonts w:ascii="Times New Roman" w:hAnsi="Times New Roman" w:cs="Times New Roman"/>
          <w:sz w:val="20"/>
          <w:szCs w:val="20"/>
        </w:rPr>
        <w:t xml:space="preserve">Feature selection refers to choosing the most significant features (variables) in a dataset that have a strong correlation with the target variable - the occurrence and type of stroke. </w:t>
      </w:r>
      <w:r w:rsidR="008D7584" w:rsidRPr="008D7584">
        <w:rPr>
          <w:rFonts w:ascii="Times New Roman" w:hAnsi="Times New Roman" w:cs="Times New Roman"/>
          <w:sz w:val="20"/>
          <w:szCs w:val="20"/>
        </w:rPr>
        <w:t>It​‍​‌‍​‍‌​‍​‌‍​‍‌ is referred to as one of the main factors that are taken into account when designing a machine learning model that is both accurate and efficient.</w:t>
      </w:r>
    </w:p>
    <w:p w14:paraId="4D029AB5" w14:textId="77777777" w:rsidR="008D7584" w:rsidRPr="008D7584" w:rsidRDefault="008D7584" w:rsidP="008D7584">
      <w:pPr>
        <w:pStyle w:val="ListParagraph"/>
        <w:spacing w:after="0"/>
        <w:jc w:val="both"/>
        <w:rPr>
          <w:rFonts w:ascii="Times New Roman" w:hAnsi="Times New Roman" w:cs="Times New Roman"/>
          <w:sz w:val="20"/>
          <w:szCs w:val="20"/>
        </w:rPr>
      </w:pPr>
    </w:p>
    <w:p w14:paraId="3005BBC6" w14:textId="3ECC160D" w:rsidR="008D7584" w:rsidRPr="00DB7EBE" w:rsidRDefault="008D7584" w:rsidP="00DB7EBE">
      <w:pPr>
        <w:pStyle w:val="ListParagraph"/>
        <w:spacing w:after="0"/>
        <w:ind w:left="0"/>
        <w:jc w:val="both"/>
        <w:rPr>
          <w:rFonts w:ascii="Times New Roman" w:hAnsi="Times New Roman" w:cs="Times New Roman"/>
          <w:sz w:val="20"/>
          <w:szCs w:val="20"/>
        </w:rPr>
      </w:pPr>
      <w:r w:rsidRPr="008D7584">
        <w:rPr>
          <w:rFonts w:ascii="Times New Roman" w:hAnsi="Times New Roman" w:cs="Times New Roman"/>
          <w:sz w:val="20"/>
          <w:szCs w:val="20"/>
        </w:rPr>
        <w:t xml:space="preserve">1. </w:t>
      </w:r>
      <w:r w:rsidR="00DB7EBE">
        <w:rPr>
          <w:rFonts w:ascii="Times New Roman" w:hAnsi="Times New Roman" w:cs="Times New Roman"/>
          <w:sz w:val="20"/>
          <w:szCs w:val="20"/>
        </w:rPr>
        <w:t>Objectives of feature selection</w:t>
      </w:r>
    </w:p>
    <w:p w14:paraId="39602F7D" w14:textId="21E8C454" w:rsidR="008D7584" w:rsidRPr="008D7584" w:rsidRDefault="008D7584" w:rsidP="00DB7EBE">
      <w:pPr>
        <w:pStyle w:val="ListParagraph"/>
        <w:numPr>
          <w:ilvl w:val="0"/>
          <w:numId w:val="49"/>
        </w:numPr>
        <w:spacing w:after="0"/>
        <w:jc w:val="both"/>
        <w:rPr>
          <w:rFonts w:ascii="Times New Roman" w:hAnsi="Times New Roman" w:cs="Times New Roman"/>
          <w:sz w:val="20"/>
          <w:szCs w:val="20"/>
        </w:rPr>
      </w:pPr>
      <w:r w:rsidRPr="008D7584">
        <w:rPr>
          <w:rFonts w:ascii="Times New Roman" w:hAnsi="Times New Roman" w:cs="Times New Roman"/>
          <w:sz w:val="20"/>
          <w:szCs w:val="20"/>
        </w:rPr>
        <w:t>Mitigate overfitting: The elimination of non-informative or redundant variables may lead to the removal of overfitting and situations where the noise in the data is memorized by the model.</w:t>
      </w:r>
    </w:p>
    <w:p w14:paraId="425ED988" w14:textId="36E9E0F1" w:rsidR="008D7584" w:rsidRPr="00DB7EBE" w:rsidRDefault="008D7584" w:rsidP="00DB7EBE">
      <w:pPr>
        <w:pStyle w:val="ListParagraph"/>
        <w:numPr>
          <w:ilvl w:val="0"/>
          <w:numId w:val="49"/>
        </w:numPr>
        <w:spacing w:after="0"/>
        <w:jc w:val="both"/>
        <w:rPr>
          <w:rFonts w:ascii="Times New Roman" w:hAnsi="Times New Roman" w:cs="Times New Roman"/>
          <w:sz w:val="20"/>
          <w:szCs w:val="20"/>
        </w:rPr>
      </w:pPr>
      <w:r w:rsidRPr="008D7584">
        <w:rPr>
          <w:rFonts w:ascii="Times New Roman" w:hAnsi="Times New Roman" w:cs="Times New Roman"/>
          <w:sz w:val="20"/>
          <w:szCs w:val="20"/>
        </w:rPr>
        <w:t>Optimize prediction accuracy: Models that are trained using only relevant features have higher prediction accuracy than mod</w:t>
      </w:r>
      <w:r w:rsidR="00DB7EBE">
        <w:rPr>
          <w:rFonts w:ascii="Times New Roman" w:hAnsi="Times New Roman" w:cs="Times New Roman"/>
          <w:sz w:val="20"/>
          <w:szCs w:val="20"/>
        </w:rPr>
        <w:t>els trained using all features.</w:t>
      </w:r>
    </w:p>
    <w:p w14:paraId="6CFA252E" w14:textId="45674A0D" w:rsidR="008D7584" w:rsidRPr="00DB7EBE" w:rsidRDefault="008D7584" w:rsidP="00DB7EBE">
      <w:pPr>
        <w:pStyle w:val="ListParagraph"/>
        <w:numPr>
          <w:ilvl w:val="0"/>
          <w:numId w:val="49"/>
        </w:numPr>
        <w:spacing w:after="0"/>
        <w:jc w:val="both"/>
        <w:rPr>
          <w:rFonts w:ascii="Times New Roman" w:hAnsi="Times New Roman" w:cs="Times New Roman"/>
          <w:sz w:val="20"/>
          <w:szCs w:val="20"/>
        </w:rPr>
      </w:pPr>
      <w:r w:rsidRPr="008D7584">
        <w:rPr>
          <w:rFonts w:ascii="Times New Roman" w:hAnsi="Times New Roman" w:cs="Times New Roman"/>
          <w:sz w:val="20"/>
          <w:szCs w:val="20"/>
        </w:rPr>
        <w:t>Facilitate interpretation: A handful of variables that still have significance will better help an audience to understand what variable</w:t>
      </w:r>
      <w:r w:rsidR="00DB7EBE">
        <w:rPr>
          <w:rFonts w:ascii="Times New Roman" w:hAnsi="Times New Roman" w:cs="Times New Roman"/>
          <w:sz w:val="20"/>
          <w:szCs w:val="20"/>
        </w:rPr>
        <w:t>s influence the risk of stroke.</w:t>
      </w:r>
    </w:p>
    <w:p w14:paraId="53714115" w14:textId="2690C006" w:rsidR="008D7584" w:rsidRPr="008D7584" w:rsidRDefault="008D7584" w:rsidP="00DB7EBE">
      <w:pPr>
        <w:pStyle w:val="ListParagraph"/>
        <w:numPr>
          <w:ilvl w:val="0"/>
          <w:numId w:val="49"/>
        </w:numPr>
        <w:spacing w:after="0"/>
        <w:jc w:val="both"/>
        <w:rPr>
          <w:rFonts w:ascii="Times New Roman" w:hAnsi="Times New Roman" w:cs="Times New Roman"/>
          <w:sz w:val="20"/>
          <w:szCs w:val="20"/>
        </w:rPr>
      </w:pPr>
      <w:r w:rsidRPr="008D7584">
        <w:rPr>
          <w:rFonts w:ascii="Times New Roman" w:hAnsi="Times New Roman" w:cs="Times New Roman"/>
          <w:sz w:val="20"/>
          <w:szCs w:val="20"/>
        </w:rPr>
        <w:lastRenderedPageBreak/>
        <w:t>Limit computational expense: As the number of variables gets smaller, the time for training and prediction also gets shorter. This is especially good for larger datasets.</w:t>
      </w:r>
    </w:p>
    <w:p w14:paraId="3ADAA7B5" w14:textId="77777777" w:rsidR="008D7584" w:rsidRPr="008D7584" w:rsidRDefault="008D7584" w:rsidP="008D7584">
      <w:pPr>
        <w:pStyle w:val="ListParagraph"/>
        <w:spacing w:after="0"/>
        <w:jc w:val="both"/>
        <w:rPr>
          <w:rFonts w:ascii="Times New Roman" w:hAnsi="Times New Roman" w:cs="Times New Roman"/>
          <w:sz w:val="20"/>
          <w:szCs w:val="20"/>
        </w:rPr>
      </w:pPr>
    </w:p>
    <w:p w14:paraId="23C80AB2" w14:textId="238EAF82" w:rsidR="008D7584" w:rsidRPr="008D7584" w:rsidRDefault="008D7584" w:rsidP="008D7584">
      <w:pPr>
        <w:pStyle w:val="ListParagraph"/>
        <w:spacing w:after="0"/>
        <w:ind w:left="0"/>
        <w:jc w:val="both"/>
        <w:rPr>
          <w:rFonts w:ascii="Times New Roman" w:hAnsi="Times New Roman" w:cs="Times New Roman"/>
          <w:sz w:val="20"/>
          <w:szCs w:val="20"/>
        </w:rPr>
      </w:pPr>
      <w:r w:rsidRPr="008D7584">
        <w:rPr>
          <w:rFonts w:ascii="Times New Roman" w:hAnsi="Times New Roman" w:cs="Times New Roman"/>
          <w:sz w:val="20"/>
          <w:szCs w:val="20"/>
        </w:rPr>
        <w:t>2. Approaches taken</w:t>
      </w:r>
    </w:p>
    <w:p w14:paraId="0F0365E4" w14:textId="3EDD4CE8" w:rsidR="008D7584" w:rsidRPr="008D7584" w:rsidRDefault="008D7584" w:rsidP="008D7584">
      <w:pPr>
        <w:spacing w:after="0"/>
        <w:jc w:val="both"/>
        <w:rPr>
          <w:rFonts w:ascii="Times New Roman" w:hAnsi="Times New Roman" w:cs="Times New Roman"/>
          <w:sz w:val="20"/>
          <w:szCs w:val="20"/>
        </w:rPr>
      </w:pPr>
      <w:r w:rsidRPr="008D7584">
        <w:rPr>
          <w:rFonts w:ascii="Times New Roman" w:hAnsi="Times New Roman" w:cs="Times New Roman"/>
          <w:sz w:val="20"/>
          <w:szCs w:val="20"/>
        </w:rPr>
        <w:t>Your project mainly involved two methods:</w:t>
      </w:r>
    </w:p>
    <w:p w14:paraId="161AB757" w14:textId="7A3B21FC" w:rsidR="008D7584" w:rsidRPr="008D7584" w:rsidRDefault="008D7584" w:rsidP="008D7584">
      <w:pPr>
        <w:pStyle w:val="ListParagraph"/>
        <w:numPr>
          <w:ilvl w:val="0"/>
          <w:numId w:val="7"/>
        </w:numPr>
        <w:spacing w:after="0"/>
        <w:jc w:val="both"/>
        <w:rPr>
          <w:rFonts w:ascii="Times New Roman" w:hAnsi="Times New Roman" w:cs="Times New Roman"/>
          <w:sz w:val="20"/>
          <w:szCs w:val="20"/>
        </w:rPr>
      </w:pPr>
      <w:r w:rsidRPr="008D7584">
        <w:rPr>
          <w:rFonts w:ascii="Times New Roman" w:hAnsi="Times New Roman" w:cs="Times New Roman"/>
          <w:sz w:val="20"/>
          <w:szCs w:val="20"/>
        </w:rPr>
        <w:t>Correlation Analysis:</w:t>
      </w:r>
    </w:p>
    <w:p w14:paraId="62195479" w14:textId="0662E548" w:rsidR="008D7584" w:rsidRPr="008D7584" w:rsidRDefault="008D7584" w:rsidP="008D7584">
      <w:pPr>
        <w:pStyle w:val="ListParagraph"/>
        <w:numPr>
          <w:ilvl w:val="0"/>
          <w:numId w:val="47"/>
        </w:numPr>
        <w:spacing w:after="0"/>
        <w:jc w:val="both"/>
        <w:rPr>
          <w:rFonts w:ascii="Times New Roman" w:hAnsi="Times New Roman" w:cs="Times New Roman"/>
          <w:sz w:val="20"/>
          <w:szCs w:val="20"/>
        </w:rPr>
      </w:pPr>
      <w:r w:rsidRPr="008D7584">
        <w:rPr>
          <w:rFonts w:ascii="Times New Roman" w:hAnsi="Times New Roman" w:cs="Times New Roman"/>
          <w:sz w:val="20"/>
          <w:szCs w:val="20"/>
        </w:rPr>
        <w:t>When variables are interrelated and also related to the output (stroke class), correlation matrix views can help in getting a better understanding of the relationships between independent variables and the output (stroke classification).</w:t>
      </w:r>
    </w:p>
    <w:p w14:paraId="753933E6" w14:textId="0258D63A" w:rsidR="008D7584" w:rsidRPr="008D7584" w:rsidRDefault="008D7584" w:rsidP="008D7584">
      <w:pPr>
        <w:pStyle w:val="ListParagraph"/>
        <w:numPr>
          <w:ilvl w:val="0"/>
          <w:numId w:val="47"/>
        </w:numPr>
        <w:spacing w:after="0"/>
        <w:jc w:val="both"/>
        <w:rPr>
          <w:rFonts w:ascii="Times New Roman" w:hAnsi="Times New Roman" w:cs="Times New Roman"/>
          <w:sz w:val="20"/>
          <w:szCs w:val="20"/>
        </w:rPr>
      </w:pPr>
      <w:r w:rsidRPr="008D7584">
        <w:rPr>
          <w:rFonts w:ascii="Times New Roman" w:hAnsi="Times New Roman" w:cs="Times New Roman"/>
          <w:sz w:val="20"/>
          <w:szCs w:val="20"/>
        </w:rPr>
        <w:t>Variables that have a strong correlation with stroke risk (e.g., age, hypertension, glucose level) will be kept.</w:t>
      </w:r>
    </w:p>
    <w:p w14:paraId="4BB48DEC" w14:textId="717285BF" w:rsidR="008D7584" w:rsidRDefault="008D7584" w:rsidP="008D7584">
      <w:pPr>
        <w:pStyle w:val="ListParagraph"/>
        <w:numPr>
          <w:ilvl w:val="0"/>
          <w:numId w:val="47"/>
        </w:numPr>
        <w:spacing w:after="0"/>
        <w:jc w:val="both"/>
        <w:rPr>
          <w:rFonts w:ascii="Times New Roman" w:hAnsi="Times New Roman" w:cs="Times New Roman"/>
          <w:sz w:val="20"/>
          <w:szCs w:val="20"/>
        </w:rPr>
      </w:pPr>
      <w:r w:rsidRPr="008D7584">
        <w:rPr>
          <w:rFonts w:ascii="Times New Roman" w:hAnsi="Times New Roman" w:cs="Times New Roman"/>
          <w:sz w:val="20"/>
          <w:szCs w:val="20"/>
        </w:rPr>
        <w:t xml:space="preserve">Variables that have a strong correlation with each other (multicollinearity), or very low correlation to stroke, will </w:t>
      </w:r>
      <w:proofErr w:type="gramStart"/>
      <w:r w:rsidRPr="008D7584">
        <w:rPr>
          <w:rFonts w:ascii="Times New Roman" w:hAnsi="Times New Roman" w:cs="Times New Roman"/>
          <w:sz w:val="20"/>
          <w:szCs w:val="20"/>
        </w:rPr>
        <w:t>be ​‍</w:t>
      </w:r>
      <w:proofErr w:type="gramEnd"/>
      <w:r w:rsidRPr="008D7584">
        <w:rPr>
          <w:rFonts w:ascii="Times New Roman" w:hAnsi="Times New Roman" w:cs="Times New Roman"/>
          <w:sz w:val="20"/>
          <w:szCs w:val="20"/>
        </w:rPr>
        <w:t>​‌‍​‍‌​‍​‌‍​‍‌removed.</w:t>
      </w:r>
    </w:p>
    <w:p w14:paraId="2C56C73B" w14:textId="68B56ACD" w:rsidR="00E8379A" w:rsidRPr="00E8379A" w:rsidRDefault="00E8379A" w:rsidP="008D7584">
      <w:pPr>
        <w:pStyle w:val="ListParagraph"/>
        <w:spacing w:after="0"/>
        <w:ind w:left="0"/>
        <w:jc w:val="both"/>
        <w:rPr>
          <w:rFonts w:ascii="Times New Roman" w:hAnsi="Times New Roman" w:cs="Times New Roman"/>
          <w:sz w:val="20"/>
          <w:szCs w:val="20"/>
        </w:rPr>
      </w:pPr>
      <w:r w:rsidRPr="00E8379A">
        <w:rPr>
          <w:rFonts w:ascii="Times New Roman" w:hAnsi="Times New Roman" w:cs="Times New Roman"/>
          <w:sz w:val="20"/>
          <w:szCs w:val="20"/>
        </w:rPr>
        <w:t>Feature Importance using Gradient Boosting - Feature importance scores can be computed by Gradient Boosting models, and they are used to show the degree to which each feature is used for prediction accuracy.</w:t>
      </w:r>
    </w:p>
    <w:p w14:paraId="2B8D5B71" w14:textId="7B23325D" w:rsidR="00143503" w:rsidRPr="00143503" w:rsidRDefault="00143503" w:rsidP="00143503">
      <w:pPr>
        <w:pStyle w:val="ListParagraph"/>
        <w:numPr>
          <w:ilvl w:val="0"/>
          <w:numId w:val="50"/>
        </w:numPr>
        <w:spacing w:after="0"/>
        <w:jc w:val="both"/>
        <w:rPr>
          <w:rFonts w:ascii="Times New Roman" w:hAnsi="Times New Roman" w:cs="Times New Roman"/>
          <w:sz w:val="20"/>
          <w:szCs w:val="20"/>
        </w:rPr>
      </w:pPr>
      <w:r w:rsidRPr="00143503">
        <w:rPr>
          <w:rFonts w:ascii="Times New Roman" w:hAnsi="Times New Roman" w:cs="Times New Roman"/>
          <w:sz w:val="20"/>
          <w:szCs w:val="20"/>
        </w:rPr>
        <w:t xml:space="preserve">This​‍​‌‍​‍‌​‍​‌‍​‍‌ refers to the features that were age, blood pressure, BMI, heart disease, and average glucose </w:t>
      </w:r>
      <w:proofErr w:type="gramStart"/>
      <w:r w:rsidRPr="00143503">
        <w:rPr>
          <w:rFonts w:ascii="Times New Roman" w:hAnsi="Times New Roman" w:cs="Times New Roman"/>
          <w:sz w:val="20"/>
          <w:szCs w:val="20"/>
        </w:rPr>
        <w:t>level that were</w:t>
      </w:r>
      <w:proofErr w:type="gramEnd"/>
      <w:r w:rsidRPr="00143503">
        <w:rPr>
          <w:rFonts w:ascii="Times New Roman" w:hAnsi="Times New Roman" w:cs="Times New Roman"/>
          <w:sz w:val="20"/>
          <w:szCs w:val="20"/>
        </w:rPr>
        <w:t xml:space="preserve"> the most prominent and substantially contributed to stroke detection.</w:t>
      </w:r>
    </w:p>
    <w:p w14:paraId="68F9CA8D" w14:textId="77777777" w:rsidR="00143503" w:rsidRPr="00143503" w:rsidRDefault="00143503" w:rsidP="00143503">
      <w:pPr>
        <w:pStyle w:val="ListParagraph"/>
        <w:spacing w:after="0"/>
        <w:jc w:val="both"/>
        <w:rPr>
          <w:rFonts w:ascii="Times New Roman" w:hAnsi="Times New Roman" w:cs="Times New Roman"/>
          <w:sz w:val="20"/>
          <w:szCs w:val="20"/>
        </w:rPr>
      </w:pPr>
    </w:p>
    <w:p w14:paraId="51DC6E85" w14:textId="1682A63D" w:rsidR="00143503" w:rsidRPr="00143503" w:rsidRDefault="00143503" w:rsidP="00143503">
      <w:pPr>
        <w:pStyle w:val="ListParagraph"/>
        <w:spacing w:after="0"/>
        <w:ind w:left="0"/>
        <w:jc w:val="both"/>
        <w:rPr>
          <w:rFonts w:ascii="Times New Roman" w:hAnsi="Times New Roman" w:cs="Times New Roman"/>
          <w:sz w:val="20"/>
          <w:szCs w:val="20"/>
        </w:rPr>
      </w:pPr>
      <w:r>
        <w:rPr>
          <w:rFonts w:ascii="Times New Roman" w:hAnsi="Times New Roman" w:cs="Times New Roman"/>
          <w:sz w:val="20"/>
          <w:szCs w:val="20"/>
        </w:rPr>
        <w:t>3. Result</w:t>
      </w:r>
    </w:p>
    <w:p w14:paraId="71D74976" w14:textId="77777777" w:rsidR="00143503" w:rsidRPr="00143503" w:rsidRDefault="00143503" w:rsidP="00143503">
      <w:pPr>
        <w:pStyle w:val="ListParagraph"/>
        <w:spacing w:after="0"/>
        <w:ind w:left="0"/>
        <w:jc w:val="both"/>
        <w:rPr>
          <w:rFonts w:ascii="Times New Roman" w:hAnsi="Times New Roman" w:cs="Times New Roman"/>
          <w:sz w:val="20"/>
          <w:szCs w:val="20"/>
        </w:rPr>
      </w:pPr>
      <w:r w:rsidRPr="00143503">
        <w:rPr>
          <w:rFonts w:ascii="Times New Roman" w:hAnsi="Times New Roman" w:cs="Times New Roman"/>
          <w:sz w:val="20"/>
          <w:szCs w:val="20"/>
        </w:rPr>
        <w:t>After​‍​‌‍​‍‌​‍​‌‍​‍‌ applying these methods, only the most significant features were retained for model training. Apart from the prediction performance, this also raised the CNN and Gradient Boosting models' efficiency and interpretability.</w:t>
      </w:r>
    </w:p>
    <w:p w14:paraId="6B2A3005" w14:textId="77777777" w:rsidR="00143503" w:rsidRPr="00143503" w:rsidRDefault="00143503" w:rsidP="00143503">
      <w:pPr>
        <w:pStyle w:val="ListParagraph"/>
        <w:spacing w:after="0"/>
        <w:jc w:val="both"/>
        <w:rPr>
          <w:rFonts w:ascii="Times New Roman" w:hAnsi="Times New Roman" w:cs="Times New Roman"/>
          <w:sz w:val="20"/>
          <w:szCs w:val="20"/>
        </w:rPr>
      </w:pPr>
    </w:p>
    <w:p w14:paraId="4C812F45" w14:textId="77777777" w:rsidR="00143503" w:rsidRPr="00143503" w:rsidRDefault="00143503" w:rsidP="00143503">
      <w:pPr>
        <w:pStyle w:val="ListParagraph"/>
        <w:spacing w:after="0"/>
        <w:ind w:left="0"/>
        <w:jc w:val="both"/>
        <w:rPr>
          <w:rFonts w:ascii="Times New Roman" w:hAnsi="Times New Roman" w:cs="Times New Roman"/>
          <w:sz w:val="20"/>
          <w:szCs w:val="20"/>
        </w:rPr>
      </w:pPr>
      <w:r w:rsidRPr="00143503">
        <w:rPr>
          <w:rFonts w:ascii="Times New Roman" w:hAnsi="Times New Roman" w:cs="Times New Roman"/>
          <w:sz w:val="20"/>
          <w:szCs w:val="20"/>
        </w:rPr>
        <w:t>Feature selection</w:t>
      </w:r>
    </w:p>
    <w:p w14:paraId="12FF42DC" w14:textId="77777777" w:rsidR="00143503" w:rsidRPr="00143503" w:rsidRDefault="00143503" w:rsidP="00143503">
      <w:pPr>
        <w:pStyle w:val="ListParagraph"/>
        <w:spacing w:after="0"/>
        <w:jc w:val="both"/>
        <w:rPr>
          <w:rFonts w:ascii="Times New Roman" w:hAnsi="Times New Roman" w:cs="Times New Roman"/>
          <w:sz w:val="20"/>
          <w:szCs w:val="20"/>
        </w:rPr>
      </w:pPr>
    </w:p>
    <w:p w14:paraId="0CD48C29" w14:textId="65B4AEC3" w:rsidR="00143503" w:rsidRPr="00143503" w:rsidRDefault="00143503" w:rsidP="00143503">
      <w:pPr>
        <w:pStyle w:val="ListParagraph"/>
        <w:spacing w:after="0"/>
        <w:ind w:left="0"/>
        <w:jc w:val="both"/>
        <w:rPr>
          <w:rFonts w:ascii="Times New Roman" w:hAnsi="Times New Roman" w:cs="Times New Roman"/>
          <w:sz w:val="20"/>
          <w:szCs w:val="20"/>
        </w:rPr>
      </w:pPr>
      <w:r w:rsidRPr="00143503">
        <w:rPr>
          <w:rFonts w:ascii="Times New Roman" w:hAnsi="Times New Roman" w:cs="Times New Roman"/>
          <w:sz w:val="20"/>
          <w:szCs w:val="20"/>
        </w:rPr>
        <w:t xml:space="preserve">By identifying the most factors that influence the risk of stroke, feature selection makes the model more accurate and efficient. On the other hand, gradient boosting uses a feature importance ranking to highlight the most features, while correlation analysis removes the redundant or unnecessary features. The most important variables are kept constant, i.e., age, blood pressure, BMI, and glucose level. This not only enhances the performance but also the interpretability by facilitating CNN and Gradient </w:t>
      </w:r>
      <w:proofErr w:type="gramStart"/>
      <w:r w:rsidRPr="00143503">
        <w:rPr>
          <w:rFonts w:ascii="Times New Roman" w:hAnsi="Times New Roman" w:cs="Times New Roman"/>
          <w:sz w:val="20"/>
          <w:szCs w:val="20"/>
        </w:rPr>
        <w:t>Boosting ​‍</w:t>
      </w:r>
      <w:proofErr w:type="gramEnd"/>
      <w:r w:rsidRPr="00143503">
        <w:rPr>
          <w:rFonts w:ascii="Times New Roman" w:hAnsi="Times New Roman" w:cs="Times New Roman"/>
          <w:sz w:val="20"/>
          <w:szCs w:val="20"/>
        </w:rPr>
        <w:t>​‌‍​‍‌​‍​‌‍​‍‌‍‌‍‍‌‍‌‍‍‌models.</w:t>
      </w:r>
    </w:p>
    <w:p w14:paraId="5FA15B8F" w14:textId="77777777" w:rsidR="00143503" w:rsidRDefault="00143503" w:rsidP="005D012F">
      <w:pPr>
        <w:pStyle w:val="ListParagraph"/>
        <w:spacing w:after="0"/>
        <w:ind w:left="0"/>
        <w:jc w:val="both"/>
        <w:rPr>
          <w:rFonts w:ascii="Times New Roman" w:hAnsi="Times New Roman" w:cs="Times New Roman"/>
          <w:sz w:val="20"/>
          <w:szCs w:val="20"/>
        </w:rPr>
      </w:pPr>
    </w:p>
    <w:p w14:paraId="0E3BDBC6" w14:textId="6AA2503B" w:rsidR="004976DE" w:rsidRDefault="0079235B" w:rsidP="005D012F">
      <w:pPr>
        <w:pStyle w:val="ListParagraph"/>
        <w:spacing w:after="0"/>
        <w:ind w:left="0"/>
        <w:jc w:val="both"/>
        <w:rPr>
          <w:rFonts w:ascii="Times New Roman" w:hAnsi="Times New Roman" w:cs="Times New Roman"/>
          <w:i/>
          <w:iCs/>
          <w:sz w:val="20"/>
          <w:szCs w:val="20"/>
        </w:rPr>
      </w:pPr>
      <w:r w:rsidRPr="0079235B">
        <w:rPr>
          <w:rFonts w:ascii="Times New Roman" w:hAnsi="Times New Roman" w:cs="Times New Roman"/>
          <w:i/>
          <w:iCs/>
          <w:sz w:val="20"/>
          <w:szCs w:val="20"/>
        </w:rPr>
        <w:t>D. Model Development</w:t>
      </w:r>
    </w:p>
    <w:p w14:paraId="1759B255" w14:textId="77777777" w:rsidR="00E8379A" w:rsidRPr="00E8379A" w:rsidRDefault="00E8379A" w:rsidP="00E8379A">
      <w:pPr>
        <w:spacing w:after="0"/>
        <w:jc w:val="both"/>
        <w:rPr>
          <w:rFonts w:ascii="Times New Roman" w:hAnsi="Times New Roman" w:cs="Times New Roman"/>
          <w:sz w:val="20"/>
          <w:szCs w:val="20"/>
        </w:rPr>
      </w:pPr>
      <w:r w:rsidRPr="00E8379A">
        <w:rPr>
          <w:rFonts w:ascii="Times New Roman" w:hAnsi="Times New Roman" w:cs="Times New Roman"/>
          <w:sz w:val="20"/>
          <w:szCs w:val="20"/>
        </w:rPr>
        <w:t xml:space="preserve">The​‍​‌‍​‍‌​‍​‌‍​‍‌ development of the model involved the use of machine learning algorithms to achieve accurate prediction or classification of the stroke type in the case of a medical </w:t>
      </w:r>
      <w:r w:rsidRPr="00E8379A">
        <w:rPr>
          <w:rFonts w:ascii="Times New Roman" w:hAnsi="Times New Roman" w:cs="Times New Roman"/>
          <w:sz w:val="20"/>
          <w:szCs w:val="20"/>
        </w:rPr>
        <w:lastRenderedPageBreak/>
        <w:t>scenario. Locally, in this study, the two algorithms which authors have decided to deploy are Convolutional Neural Networks (CNN) and Gradient Boosting (GB) - technique.</w:t>
      </w:r>
    </w:p>
    <w:p w14:paraId="27783C3B" w14:textId="77777777" w:rsidR="00E8379A" w:rsidRDefault="00E8379A" w:rsidP="00E8379A">
      <w:pPr>
        <w:spacing w:after="0"/>
        <w:jc w:val="both"/>
        <w:rPr>
          <w:rFonts w:ascii="Times New Roman" w:hAnsi="Times New Roman" w:cs="Times New Roman"/>
          <w:b/>
          <w:bCs/>
          <w:sz w:val="20"/>
          <w:szCs w:val="20"/>
        </w:rPr>
      </w:pPr>
    </w:p>
    <w:p w14:paraId="1866E8DC" w14:textId="4B6CC96D" w:rsidR="00E8379A" w:rsidRPr="00E8379A" w:rsidRDefault="00E8379A" w:rsidP="00E8379A">
      <w:pPr>
        <w:spacing w:after="0"/>
        <w:jc w:val="both"/>
        <w:rPr>
          <w:rFonts w:ascii="Times New Roman" w:hAnsi="Times New Roman" w:cs="Times New Roman"/>
          <w:b/>
          <w:bCs/>
          <w:sz w:val="20"/>
          <w:szCs w:val="20"/>
        </w:rPr>
      </w:pPr>
      <w:r w:rsidRPr="00E8379A">
        <w:rPr>
          <w:rFonts w:ascii="Times New Roman" w:hAnsi="Times New Roman" w:cs="Times New Roman"/>
          <w:b/>
          <w:bCs/>
          <w:sz w:val="20"/>
          <w:szCs w:val="20"/>
        </w:rPr>
        <w:t>1. Convolutional Neural Networks (CNN)</w:t>
      </w:r>
    </w:p>
    <w:p w14:paraId="7FCDBB12" w14:textId="00FFD5D3" w:rsidR="00143503" w:rsidRDefault="00B87F04" w:rsidP="00143503">
      <w:pPr>
        <w:pStyle w:val="ListParagraph"/>
        <w:spacing w:after="0"/>
        <w:ind w:left="0"/>
        <w:jc w:val="both"/>
        <w:rPr>
          <w:rFonts w:ascii="Times New Roman" w:hAnsi="Times New Roman" w:cs="Times New Roman"/>
          <w:sz w:val="20"/>
          <w:szCs w:val="20"/>
        </w:rPr>
      </w:pPr>
      <w:r w:rsidRPr="00B87F04">
        <w:rPr>
          <w:rFonts w:ascii="Times New Roman" w:hAnsi="Times New Roman" w:cs="Times New Roman"/>
          <w:sz w:val="20"/>
          <w:szCs w:val="20"/>
        </w:rPr>
        <w:t>Convolutional neural networks are usually designed to process image information. Nonetheless, through 1-D convolutions, convolutions could be applied to assist CNNs to comprehend complex relationships in a structured table as well. The CNN model in this case consists of convoluting layers, activation function (</w:t>
      </w:r>
      <w:proofErr w:type="spellStart"/>
      <w:r w:rsidRPr="00B87F04">
        <w:rPr>
          <w:rFonts w:ascii="Times New Roman" w:hAnsi="Times New Roman" w:cs="Times New Roman"/>
          <w:sz w:val="20"/>
          <w:szCs w:val="20"/>
        </w:rPr>
        <w:t>ReLU</w:t>
      </w:r>
      <w:proofErr w:type="spellEnd"/>
      <w:r w:rsidRPr="00B87F04">
        <w:rPr>
          <w:rFonts w:ascii="Times New Roman" w:hAnsi="Times New Roman" w:cs="Times New Roman"/>
          <w:sz w:val="20"/>
          <w:szCs w:val="20"/>
        </w:rPr>
        <w:t>), pooling layers (dimensionality reducing), and finally fully connected layers to give the output of the prediction. Regularization, as one form of dropout, is added to the network to prevent the memorization of the training data by the model. The loss function was a categorical cross-entropy loss with an Adam optimizer that was used to train the model.</w:t>
      </w:r>
    </w:p>
    <w:p w14:paraId="2373BF48" w14:textId="77777777" w:rsidR="00B87F04" w:rsidRPr="00143503" w:rsidRDefault="00B87F04" w:rsidP="00143503">
      <w:pPr>
        <w:pStyle w:val="ListParagraph"/>
        <w:spacing w:after="0"/>
        <w:ind w:left="0"/>
        <w:jc w:val="both"/>
        <w:rPr>
          <w:rFonts w:ascii="Times New Roman" w:hAnsi="Times New Roman" w:cs="Times New Roman"/>
          <w:sz w:val="20"/>
          <w:szCs w:val="20"/>
        </w:rPr>
      </w:pPr>
    </w:p>
    <w:p w14:paraId="071BCE1D" w14:textId="359AC888" w:rsidR="00143503" w:rsidRPr="00143503" w:rsidRDefault="00143503" w:rsidP="00143503">
      <w:pPr>
        <w:pStyle w:val="ListParagraph"/>
        <w:spacing w:after="0"/>
        <w:ind w:left="0"/>
        <w:jc w:val="both"/>
        <w:rPr>
          <w:rFonts w:ascii="Times New Roman" w:hAnsi="Times New Roman" w:cs="Times New Roman"/>
          <w:b/>
          <w:sz w:val="20"/>
          <w:szCs w:val="20"/>
        </w:rPr>
      </w:pPr>
      <w:r w:rsidRPr="00143503">
        <w:rPr>
          <w:rFonts w:ascii="Times New Roman" w:hAnsi="Times New Roman" w:cs="Times New Roman"/>
          <w:b/>
          <w:sz w:val="20"/>
          <w:szCs w:val="20"/>
        </w:rPr>
        <w:t>2. Gradient Boosting (GB)</w:t>
      </w:r>
    </w:p>
    <w:p w14:paraId="264593E3" w14:textId="7A92B92F" w:rsidR="00B87F04" w:rsidRDefault="00B87F04" w:rsidP="00143503">
      <w:pPr>
        <w:pStyle w:val="ListParagraph"/>
        <w:spacing w:after="0"/>
        <w:ind w:left="0"/>
        <w:jc w:val="both"/>
        <w:rPr>
          <w:rFonts w:ascii="Times New Roman" w:hAnsi="Times New Roman" w:cs="Times New Roman"/>
          <w:sz w:val="20"/>
          <w:szCs w:val="20"/>
        </w:rPr>
      </w:pPr>
      <w:r w:rsidRPr="00B87F04">
        <w:rPr>
          <w:rFonts w:ascii="Times New Roman" w:hAnsi="Times New Roman" w:cs="Times New Roman"/>
          <w:sz w:val="20"/>
          <w:szCs w:val="20"/>
        </w:rPr>
        <w:t xml:space="preserve">Gradient Boosting is one of such approaches, whereby one or more simple decision trees or weak learners are built at a time. Moreover, every new tree attempts to do better or better than the former ones. The approach is highly efficient with tabular clinical data, and, hence, is an excellent model of generating the feature importance measure of interpretability intent. Through cross-validation learning rate, estimators, and maximum depth were optimized to </w:t>
      </w:r>
      <w:r>
        <w:rPr>
          <w:rFonts w:ascii="Times New Roman" w:hAnsi="Times New Roman" w:cs="Times New Roman"/>
          <w:sz w:val="20"/>
          <w:szCs w:val="20"/>
        </w:rPr>
        <w:t>achieve the optimal predictive</w:t>
      </w:r>
      <w:r w:rsidRPr="00B87F04">
        <w:rPr>
          <w:rFonts w:ascii="Times New Roman" w:hAnsi="Times New Roman" w:cs="Times New Roman"/>
          <w:sz w:val="20"/>
          <w:szCs w:val="20"/>
        </w:rPr>
        <w:t xml:space="preserve"> performance.</w:t>
      </w:r>
    </w:p>
    <w:p w14:paraId="69D7496A" w14:textId="77777777" w:rsidR="00B87F04" w:rsidRDefault="00B87F04" w:rsidP="00143503">
      <w:pPr>
        <w:pStyle w:val="ListParagraph"/>
        <w:spacing w:after="0"/>
        <w:ind w:left="0"/>
        <w:jc w:val="both"/>
        <w:rPr>
          <w:rFonts w:ascii="Times New Roman" w:hAnsi="Times New Roman" w:cs="Times New Roman"/>
          <w:b/>
          <w:bCs/>
          <w:sz w:val="20"/>
          <w:szCs w:val="20"/>
        </w:rPr>
      </w:pPr>
    </w:p>
    <w:p w14:paraId="4916A83B" w14:textId="781CC4F0" w:rsidR="005D012F" w:rsidRPr="00E8379A" w:rsidRDefault="005D012F" w:rsidP="00143503">
      <w:pPr>
        <w:pStyle w:val="ListParagraph"/>
        <w:spacing w:after="0"/>
        <w:ind w:left="0"/>
        <w:jc w:val="both"/>
        <w:rPr>
          <w:rFonts w:ascii="Times New Roman" w:hAnsi="Times New Roman" w:cs="Times New Roman"/>
          <w:sz w:val="20"/>
          <w:szCs w:val="20"/>
        </w:rPr>
      </w:pPr>
      <w:r w:rsidRPr="00E8379A">
        <w:rPr>
          <w:rFonts w:ascii="Times New Roman" w:hAnsi="Times New Roman" w:cs="Times New Roman"/>
          <w:b/>
          <w:bCs/>
          <w:sz w:val="20"/>
          <w:szCs w:val="20"/>
        </w:rPr>
        <w:t>Training and Validation</w:t>
      </w:r>
    </w:p>
    <w:p w14:paraId="182BFC69" w14:textId="6D82AC3E" w:rsidR="005D012F" w:rsidRPr="005D012F" w:rsidRDefault="005D012F" w:rsidP="00143503">
      <w:pPr>
        <w:pStyle w:val="ListParagraph"/>
        <w:spacing w:after="0"/>
        <w:ind w:left="0"/>
        <w:jc w:val="both"/>
        <w:rPr>
          <w:rFonts w:ascii="Times New Roman" w:hAnsi="Times New Roman" w:cs="Times New Roman"/>
          <w:sz w:val="20"/>
          <w:szCs w:val="20"/>
        </w:rPr>
      </w:pPr>
      <w:r w:rsidRPr="005D012F">
        <w:rPr>
          <w:rFonts w:ascii="Times New Roman" w:hAnsi="Times New Roman" w:cs="Times New Roman"/>
          <w:sz w:val="20"/>
          <w:szCs w:val="20"/>
        </w:rPr>
        <w:t xml:space="preserve">The </w:t>
      </w:r>
      <w:proofErr w:type="spellStart"/>
      <w:r w:rsidRPr="005D012F">
        <w:rPr>
          <w:rFonts w:ascii="Times New Roman" w:hAnsi="Times New Roman" w:cs="Times New Roman"/>
          <w:sz w:val="20"/>
          <w:szCs w:val="20"/>
        </w:rPr>
        <w:t>preprocessed</w:t>
      </w:r>
      <w:proofErr w:type="spellEnd"/>
      <w:r w:rsidRPr="005D012F">
        <w:rPr>
          <w:rFonts w:ascii="Times New Roman" w:hAnsi="Times New Roman" w:cs="Times New Roman"/>
          <w:sz w:val="20"/>
          <w:szCs w:val="20"/>
        </w:rPr>
        <w:t xml:space="preserve"> and feature-selected dataset was split into training and testing sets (80:20 </w:t>
      </w:r>
      <w:proofErr w:type="gramStart"/>
      <w:r w:rsidRPr="005D012F">
        <w:rPr>
          <w:rFonts w:ascii="Times New Roman" w:hAnsi="Times New Roman" w:cs="Times New Roman"/>
          <w:sz w:val="20"/>
          <w:szCs w:val="20"/>
        </w:rPr>
        <w:t>ratio</w:t>
      </w:r>
      <w:proofErr w:type="gramEnd"/>
      <w:r w:rsidRPr="005D012F">
        <w:rPr>
          <w:rFonts w:ascii="Times New Roman" w:hAnsi="Times New Roman" w:cs="Times New Roman"/>
          <w:sz w:val="20"/>
          <w:szCs w:val="20"/>
        </w:rPr>
        <w:t>). Stratified k-fold cross-validation was applied to ensure robust evaluation and to avoid bias from class imbalance. Performance metrics such as accuracy, precision, recall, F1-score, and confusion matrix were used to assess model effectiveness.</w:t>
      </w:r>
    </w:p>
    <w:p w14:paraId="53DAEAB5" w14:textId="77777777" w:rsidR="005D012F" w:rsidRDefault="005D012F" w:rsidP="00E8379A">
      <w:pPr>
        <w:pStyle w:val="ListParagraph"/>
        <w:numPr>
          <w:ilvl w:val="0"/>
          <w:numId w:val="46"/>
        </w:numPr>
        <w:spacing w:after="0"/>
        <w:jc w:val="both"/>
        <w:rPr>
          <w:rFonts w:ascii="Times New Roman" w:hAnsi="Times New Roman" w:cs="Times New Roman"/>
          <w:sz w:val="20"/>
          <w:szCs w:val="20"/>
        </w:rPr>
      </w:pPr>
      <w:r w:rsidRPr="005D012F">
        <w:rPr>
          <w:rFonts w:ascii="Times New Roman" w:hAnsi="Times New Roman" w:cs="Times New Roman"/>
          <w:b/>
          <w:bCs/>
          <w:sz w:val="20"/>
          <w:szCs w:val="20"/>
        </w:rPr>
        <w:t>Hyperparameter Optimization</w:t>
      </w:r>
    </w:p>
    <w:p w14:paraId="6A7F1445" w14:textId="1E418D6A" w:rsidR="005D012F" w:rsidRPr="005D012F" w:rsidRDefault="005D012F" w:rsidP="00E8379A">
      <w:pPr>
        <w:pStyle w:val="ListParagraph"/>
        <w:spacing w:after="0"/>
        <w:ind w:left="360"/>
        <w:jc w:val="both"/>
        <w:rPr>
          <w:rFonts w:ascii="Times New Roman" w:hAnsi="Times New Roman" w:cs="Times New Roman"/>
          <w:sz w:val="20"/>
          <w:szCs w:val="20"/>
        </w:rPr>
      </w:pPr>
      <w:r w:rsidRPr="005D012F">
        <w:rPr>
          <w:rFonts w:ascii="Times New Roman" w:hAnsi="Times New Roman" w:cs="Times New Roman"/>
          <w:sz w:val="20"/>
          <w:szCs w:val="20"/>
        </w:rPr>
        <w:t>Hyperparameters for both CNN and GB models were optimized using grid search and random search techniques to improve model generalization. For CNN, parameters like the number of layers, filter sizes, batch size, and learning rate were tuned. For Gradient Boosting, the number of trees, learning rate, and maximum depth were adjusted for optimal results.</w:t>
      </w:r>
    </w:p>
    <w:p w14:paraId="283989E3" w14:textId="77777777" w:rsidR="005D012F" w:rsidRDefault="005D012F" w:rsidP="00E8379A">
      <w:pPr>
        <w:pStyle w:val="ListParagraph"/>
        <w:numPr>
          <w:ilvl w:val="0"/>
          <w:numId w:val="46"/>
        </w:numPr>
        <w:spacing w:after="0"/>
        <w:jc w:val="both"/>
        <w:rPr>
          <w:rFonts w:ascii="Times New Roman" w:hAnsi="Times New Roman" w:cs="Times New Roman"/>
          <w:sz w:val="20"/>
          <w:szCs w:val="20"/>
        </w:rPr>
      </w:pPr>
      <w:r w:rsidRPr="005D012F">
        <w:rPr>
          <w:rFonts w:ascii="Times New Roman" w:hAnsi="Times New Roman" w:cs="Times New Roman"/>
          <w:b/>
          <w:bCs/>
          <w:sz w:val="20"/>
          <w:szCs w:val="20"/>
        </w:rPr>
        <w:t>Outcome</w:t>
      </w:r>
      <w:r w:rsidRPr="005D012F">
        <w:rPr>
          <w:rFonts w:ascii="Times New Roman" w:hAnsi="Times New Roman" w:cs="Times New Roman"/>
          <w:sz w:val="20"/>
          <w:szCs w:val="20"/>
        </w:rPr>
        <w:br/>
        <w:t xml:space="preserve">The combined use of CNN and Gradient Boosting, along with careful preprocessing and feature selection, enabled accurate classification of ischemic, </w:t>
      </w:r>
      <w:proofErr w:type="spellStart"/>
      <w:r w:rsidRPr="005D012F">
        <w:rPr>
          <w:rFonts w:ascii="Times New Roman" w:hAnsi="Times New Roman" w:cs="Times New Roman"/>
          <w:sz w:val="20"/>
          <w:szCs w:val="20"/>
        </w:rPr>
        <w:t>hemorrhagic</w:t>
      </w:r>
      <w:proofErr w:type="spellEnd"/>
      <w:r w:rsidRPr="005D012F">
        <w:rPr>
          <w:rFonts w:ascii="Times New Roman" w:hAnsi="Times New Roman" w:cs="Times New Roman"/>
          <w:sz w:val="20"/>
          <w:szCs w:val="20"/>
        </w:rPr>
        <w:t xml:space="preserve">, and TIA strokes. The models demonstrated strong predictive performance while maintaining interpretability, providing </w:t>
      </w:r>
      <w:r w:rsidRPr="005D012F">
        <w:rPr>
          <w:rFonts w:ascii="Times New Roman" w:hAnsi="Times New Roman" w:cs="Times New Roman"/>
          <w:sz w:val="20"/>
          <w:szCs w:val="20"/>
        </w:rPr>
        <w:lastRenderedPageBreak/>
        <w:t>a reliable tool for early stroke detection and aiding clinical decision-making.</w:t>
      </w:r>
    </w:p>
    <w:p w14:paraId="3D372BD1" w14:textId="77777777" w:rsidR="00EA6A0F" w:rsidRPr="00C41E5A" w:rsidRDefault="00EA6A0F" w:rsidP="00EA6A0F">
      <w:pPr>
        <w:pStyle w:val="ListParagraph"/>
        <w:spacing w:after="0"/>
        <w:ind w:left="360"/>
        <w:jc w:val="both"/>
        <w:rPr>
          <w:rFonts w:ascii="Times New Roman" w:hAnsi="Times New Roman" w:cs="Times New Roman"/>
          <w:i/>
          <w:iCs/>
          <w:sz w:val="20"/>
          <w:szCs w:val="20"/>
        </w:rPr>
      </w:pPr>
    </w:p>
    <w:p w14:paraId="6702EAB8" w14:textId="2655BCA7" w:rsidR="00A43EAA" w:rsidRPr="00C41E5A" w:rsidRDefault="00A43EAA" w:rsidP="00A43EAA">
      <w:pPr>
        <w:spacing w:after="0"/>
        <w:jc w:val="both"/>
        <w:rPr>
          <w:rFonts w:ascii="Times New Roman" w:hAnsi="Times New Roman" w:cs="Times New Roman"/>
          <w:i/>
          <w:iCs/>
          <w:sz w:val="20"/>
          <w:szCs w:val="20"/>
        </w:rPr>
      </w:pPr>
      <w:r w:rsidRPr="00C41E5A">
        <w:rPr>
          <w:rFonts w:ascii="Times New Roman" w:hAnsi="Times New Roman" w:cs="Times New Roman"/>
          <w:i/>
          <w:iCs/>
          <w:sz w:val="20"/>
          <w:szCs w:val="20"/>
        </w:rPr>
        <w:t>E. Model Evaluation</w:t>
      </w:r>
    </w:p>
    <w:p w14:paraId="4B6968FB" w14:textId="77777777" w:rsidR="00DE60D5" w:rsidRPr="00DE60D5" w:rsidRDefault="00DE60D5" w:rsidP="00DE60D5">
      <w:pPr>
        <w:pStyle w:val="ListParagraph"/>
        <w:spacing w:after="0"/>
        <w:ind w:left="0"/>
        <w:jc w:val="both"/>
        <w:rPr>
          <w:rFonts w:ascii="Times New Roman" w:hAnsi="Times New Roman" w:cs="Times New Roman"/>
          <w:sz w:val="20"/>
          <w:szCs w:val="20"/>
        </w:rPr>
      </w:pPr>
      <w:r w:rsidRPr="00DE60D5">
        <w:rPr>
          <w:rFonts w:ascii="Times New Roman" w:hAnsi="Times New Roman" w:cs="Times New Roman"/>
          <w:sz w:val="20"/>
          <w:szCs w:val="20"/>
        </w:rPr>
        <w:t xml:space="preserve">After training, the models are evaluated to determine their effectiveness in predicting stroke types. The evaluation uses standard performance metrics: </w:t>
      </w:r>
      <w:r w:rsidRPr="00DE60D5">
        <w:rPr>
          <w:rFonts w:ascii="Times New Roman" w:hAnsi="Times New Roman" w:cs="Times New Roman"/>
          <w:b/>
          <w:bCs/>
          <w:sz w:val="20"/>
          <w:szCs w:val="20"/>
        </w:rPr>
        <w:t>Accuracy</w:t>
      </w:r>
      <w:r w:rsidRPr="00DE60D5">
        <w:rPr>
          <w:rFonts w:ascii="Times New Roman" w:hAnsi="Times New Roman" w:cs="Times New Roman"/>
          <w:sz w:val="20"/>
          <w:szCs w:val="20"/>
        </w:rPr>
        <w:t xml:space="preserve">, </w:t>
      </w:r>
      <w:r w:rsidRPr="00DE60D5">
        <w:rPr>
          <w:rFonts w:ascii="Times New Roman" w:hAnsi="Times New Roman" w:cs="Times New Roman"/>
          <w:b/>
          <w:bCs/>
          <w:sz w:val="20"/>
          <w:szCs w:val="20"/>
        </w:rPr>
        <w:t>Precision</w:t>
      </w:r>
      <w:r w:rsidRPr="00DE60D5">
        <w:rPr>
          <w:rFonts w:ascii="Times New Roman" w:hAnsi="Times New Roman" w:cs="Times New Roman"/>
          <w:sz w:val="20"/>
          <w:szCs w:val="20"/>
        </w:rPr>
        <w:t xml:space="preserve">, </w:t>
      </w:r>
      <w:r w:rsidRPr="00DE60D5">
        <w:rPr>
          <w:rFonts w:ascii="Times New Roman" w:hAnsi="Times New Roman" w:cs="Times New Roman"/>
          <w:b/>
          <w:bCs/>
          <w:sz w:val="20"/>
          <w:szCs w:val="20"/>
        </w:rPr>
        <w:t>Recall</w:t>
      </w:r>
      <w:r w:rsidRPr="00DE60D5">
        <w:rPr>
          <w:rFonts w:ascii="Times New Roman" w:hAnsi="Times New Roman" w:cs="Times New Roman"/>
          <w:sz w:val="20"/>
          <w:szCs w:val="20"/>
        </w:rPr>
        <w:t xml:space="preserve">, and </w:t>
      </w:r>
      <w:r w:rsidRPr="00DE60D5">
        <w:rPr>
          <w:rFonts w:ascii="Times New Roman" w:hAnsi="Times New Roman" w:cs="Times New Roman"/>
          <w:b/>
          <w:bCs/>
          <w:sz w:val="20"/>
          <w:szCs w:val="20"/>
        </w:rPr>
        <w:t>F1-Score</w:t>
      </w:r>
      <w:r w:rsidRPr="00DE60D5">
        <w:rPr>
          <w:rFonts w:ascii="Times New Roman" w:hAnsi="Times New Roman" w:cs="Times New Roman"/>
          <w:sz w:val="20"/>
          <w:szCs w:val="20"/>
        </w:rPr>
        <w:t>.</w:t>
      </w:r>
    </w:p>
    <w:p w14:paraId="25ED4133" w14:textId="77777777" w:rsidR="00DE60D5" w:rsidRPr="00DE60D5" w:rsidRDefault="00DE60D5" w:rsidP="00DE60D5">
      <w:pPr>
        <w:pStyle w:val="ListParagraph"/>
        <w:numPr>
          <w:ilvl w:val="0"/>
          <w:numId w:val="15"/>
        </w:numPr>
        <w:tabs>
          <w:tab w:val="clear" w:pos="720"/>
          <w:tab w:val="num" w:pos="360"/>
        </w:tabs>
        <w:spacing w:after="0"/>
        <w:ind w:left="360"/>
        <w:jc w:val="both"/>
        <w:rPr>
          <w:rFonts w:ascii="Times New Roman" w:hAnsi="Times New Roman" w:cs="Times New Roman"/>
          <w:sz w:val="20"/>
          <w:szCs w:val="20"/>
        </w:rPr>
      </w:pPr>
      <w:r w:rsidRPr="00DE60D5">
        <w:rPr>
          <w:rFonts w:ascii="Times New Roman" w:hAnsi="Times New Roman" w:cs="Times New Roman"/>
          <w:b/>
          <w:bCs/>
          <w:sz w:val="20"/>
          <w:szCs w:val="20"/>
        </w:rPr>
        <w:t>Accuracy</w:t>
      </w:r>
      <w:r w:rsidRPr="00DE60D5">
        <w:rPr>
          <w:rFonts w:ascii="Times New Roman" w:hAnsi="Times New Roman" w:cs="Times New Roman"/>
          <w:sz w:val="20"/>
          <w:szCs w:val="20"/>
        </w:rPr>
        <w:br/>
      </w:r>
      <w:proofErr w:type="spellStart"/>
      <w:r w:rsidRPr="00DE60D5">
        <w:rPr>
          <w:rFonts w:ascii="Times New Roman" w:hAnsi="Times New Roman" w:cs="Times New Roman"/>
          <w:sz w:val="20"/>
          <w:szCs w:val="20"/>
        </w:rPr>
        <w:t>Accuracy</w:t>
      </w:r>
      <w:proofErr w:type="spellEnd"/>
      <w:r w:rsidRPr="00DE60D5">
        <w:rPr>
          <w:rFonts w:ascii="Times New Roman" w:hAnsi="Times New Roman" w:cs="Times New Roman"/>
          <w:sz w:val="20"/>
          <w:szCs w:val="20"/>
        </w:rPr>
        <w:t xml:space="preserve"> measures the proportion of correctly classified instances out of the total samples.</w:t>
      </w:r>
    </w:p>
    <w:p w14:paraId="19EAF71B" w14:textId="63B6C1C1" w:rsidR="00DE60D5" w:rsidRPr="00DE60D5" w:rsidRDefault="000A45F7" w:rsidP="00DE60D5">
      <w:pPr>
        <w:pStyle w:val="ListParagraph"/>
        <w:ind w:left="360"/>
        <w:jc w:val="both"/>
        <w:rPr>
          <w:rFonts w:ascii="Times New Roman" w:hAnsi="Times New Roman" w:cs="Times New Roman"/>
          <w:sz w:val="20"/>
          <w:szCs w:val="20"/>
        </w:rPr>
      </w:pPr>
      <m:oMathPara>
        <m:oMath>
          <m:r>
            <m:rPr>
              <m:nor/>
            </m:rPr>
            <w:rPr>
              <w:rFonts w:ascii="Times New Roman" w:hAnsi="Times New Roman" w:cs="Times New Roman"/>
              <w:sz w:val="20"/>
              <w:szCs w:val="20"/>
            </w:rPr>
            <m:t>Accuracy</m:t>
          </m:r>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TP+TN</m:t>
              </m:r>
            </m:num>
            <m:den>
              <m:r>
                <w:rPr>
                  <w:rFonts w:ascii="Cambria Math" w:hAnsi="Cambria Math" w:cs="Times New Roman"/>
                  <w:sz w:val="20"/>
                  <w:szCs w:val="20"/>
                </w:rPr>
                <m:t>TP+TN+FP+FN</m:t>
              </m:r>
            </m:den>
          </m:f>
          <m:r>
            <m:rPr>
              <m:sty m:val="p"/>
            </m:rPr>
            <w:rPr>
              <w:rFonts w:ascii="Times New Roman" w:hAnsi="Times New Roman" w:cs="Times New Roman"/>
              <w:sz w:val="20"/>
              <w:szCs w:val="20"/>
            </w:rPr>
            <w:br/>
          </m:r>
        </m:oMath>
      </m:oMathPara>
    </w:p>
    <w:p w14:paraId="66167569" w14:textId="77777777" w:rsidR="00DE60D5" w:rsidRPr="00DE60D5" w:rsidRDefault="00DE60D5" w:rsidP="00DE60D5">
      <w:pPr>
        <w:pStyle w:val="ListParagraph"/>
        <w:numPr>
          <w:ilvl w:val="0"/>
          <w:numId w:val="16"/>
        </w:numPr>
        <w:tabs>
          <w:tab w:val="clear" w:pos="720"/>
          <w:tab w:val="num" w:pos="360"/>
        </w:tabs>
        <w:spacing w:after="0"/>
        <w:ind w:left="360"/>
        <w:jc w:val="both"/>
        <w:rPr>
          <w:rFonts w:ascii="Times New Roman" w:hAnsi="Times New Roman" w:cs="Times New Roman"/>
          <w:sz w:val="20"/>
          <w:szCs w:val="20"/>
        </w:rPr>
      </w:pPr>
      <w:r w:rsidRPr="00DE60D5">
        <w:rPr>
          <w:rFonts w:ascii="Times New Roman" w:hAnsi="Times New Roman" w:cs="Times New Roman"/>
          <w:b/>
          <w:bCs/>
          <w:sz w:val="20"/>
          <w:szCs w:val="20"/>
        </w:rPr>
        <w:t>Precision</w:t>
      </w:r>
      <w:r w:rsidRPr="00DE60D5">
        <w:rPr>
          <w:rFonts w:ascii="Times New Roman" w:hAnsi="Times New Roman" w:cs="Times New Roman"/>
          <w:sz w:val="20"/>
          <w:szCs w:val="20"/>
        </w:rPr>
        <w:br/>
      </w:r>
      <w:proofErr w:type="spellStart"/>
      <w:r w:rsidRPr="00DE60D5">
        <w:rPr>
          <w:rFonts w:ascii="Times New Roman" w:hAnsi="Times New Roman" w:cs="Times New Roman"/>
          <w:sz w:val="20"/>
          <w:szCs w:val="20"/>
        </w:rPr>
        <w:t>Precision</w:t>
      </w:r>
      <w:proofErr w:type="spellEnd"/>
      <w:r w:rsidRPr="00DE60D5">
        <w:rPr>
          <w:rFonts w:ascii="Times New Roman" w:hAnsi="Times New Roman" w:cs="Times New Roman"/>
          <w:sz w:val="20"/>
          <w:szCs w:val="20"/>
        </w:rPr>
        <w:t xml:space="preserve"> indicates the proportion of correctly predicted positive cases out of all instances predicted as positive.</w:t>
      </w:r>
    </w:p>
    <w:p w14:paraId="06A33C9A" w14:textId="2C073E23" w:rsidR="00DE60D5" w:rsidRPr="00DE60D5" w:rsidRDefault="000A45F7" w:rsidP="00DE60D5">
      <w:pPr>
        <w:pStyle w:val="ListParagraph"/>
        <w:ind w:left="360"/>
        <w:jc w:val="both"/>
        <w:rPr>
          <w:rFonts w:ascii="Times New Roman" w:hAnsi="Times New Roman" w:cs="Times New Roman"/>
          <w:sz w:val="20"/>
          <w:szCs w:val="20"/>
        </w:rPr>
      </w:pPr>
      <m:oMathPara>
        <m:oMath>
          <m:r>
            <m:rPr>
              <m:nor/>
            </m:rPr>
            <w:rPr>
              <w:rFonts w:ascii="Times New Roman" w:hAnsi="Times New Roman" w:cs="Times New Roman"/>
              <w:sz w:val="20"/>
              <w:szCs w:val="20"/>
            </w:rPr>
            <m:t>Precision</m:t>
          </m:r>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TP</m:t>
              </m:r>
            </m:num>
            <m:den>
              <m:r>
                <w:rPr>
                  <w:rFonts w:ascii="Cambria Math" w:hAnsi="Cambria Math" w:cs="Times New Roman"/>
                  <w:sz w:val="20"/>
                  <w:szCs w:val="20"/>
                </w:rPr>
                <m:t>TP+FP</m:t>
              </m:r>
            </m:den>
          </m:f>
          <m:r>
            <m:rPr>
              <m:sty m:val="p"/>
            </m:rPr>
            <w:rPr>
              <w:rFonts w:ascii="Times New Roman" w:hAnsi="Times New Roman" w:cs="Times New Roman"/>
              <w:sz w:val="20"/>
              <w:szCs w:val="20"/>
            </w:rPr>
            <w:br/>
          </m:r>
        </m:oMath>
      </m:oMathPara>
    </w:p>
    <w:p w14:paraId="3F58924C" w14:textId="317AF0A4" w:rsidR="00DE60D5" w:rsidRPr="00DE60D5" w:rsidRDefault="00DE60D5" w:rsidP="00DE60D5">
      <w:pPr>
        <w:pStyle w:val="ListParagraph"/>
        <w:numPr>
          <w:ilvl w:val="0"/>
          <w:numId w:val="17"/>
        </w:numPr>
        <w:tabs>
          <w:tab w:val="clear" w:pos="720"/>
          <w:tab w:val="num" w:pos="360"/>
        </w:tabs>
        <w:spacing w:after="0"/>
        <w:ind w:left="360"/>
        <w:jc w:val="both"/>
        <w:rPr>
          <w:rFonts w:ascii="Times New Roman" w:hAnsi="Times New Roman" w:cs="Times New Roman"/>
          <w:sz w:val="20"/>
          <w:szCs w:val="20"/>
        </w:rPr>
      </w:pPr>
      <w:r w:rsidRPr="00DE60D5">
        <w:rPr>
          <w:rFonts w:ascii="Times New Roman" w:hAnsi="Times New Roman" w:cs="Times New Roman"/>
          <w:b/>
          <w:bCs/>
          <w:sz w:val="20"/>
          <w:szCs w:val="20"/>
        </w:rPr>
        <w:t>Recall (Sensitivity)</w:t>
      </w:r>
      <w:r w:rsidRPr="00DE60D5">
        <w:rPr>
          <w:rFonts w:ascii="Times New Roman" w:hAnsi="Times New Roman" w:cs="Times New Roman"/>
          <w:sz w:val="20"/>
          <w:szCs w:val="20"/>
        </w:rPr>
        <w:br/>
        <w:t>Recall measures the model’s ability to correctly identify actual positive cases.</w:t>
      </w:r>
    </w:p>
    <w:p w14:paraId="43F149D9" w14:textId="7F3E1C60" w:rsidR="00DE60D5" w:rsidRPr="00DE60D5" w:rsidRDefault="000A45F7" w:rsidP="00DE60D5">
      <w:pPr>
        <w:pStyle w:val="ListParagraph"/>
        <w:ind w:left="360"/>
        <w:jc w:val="both"/>
        <w:rPr>
          <w:rFonts w:ascii="Times New Roman" w:hAnsi="Times New Roman" w:cs="Times New Roman"/>
          <w:sz w:val="20"/>
          <w:szCs w:val="20"/>
        </w:rPr>
      </w:pPr>
      <m:oMathPara>
        <m:oMath>
          <m:r>
            <m:rPr>
              <m:nor/>
            </m:rPr>
            <w:rPr>
              <w:rFonts w:ascii="Times New Roman" w:hAnsi="Times New Roman" w:cs="Times New Roman"/>
              <w:sz w:val="20"/>
              <w:szCs w:val="20"/>
            </w:rPr>
            <m:t>Recall</m:t>
          </m:r>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TP</m:t>
              </m:r>
            </m:num>
            <m:den>
              <m:r>
                <w:rPr>
                  <w:rFonts w:ascii="Cambria Math" w:hAnsi="Cambria Math" w:cs="Times New Roman"/>
                  <w:sz w:val="20"/>
                  <w:szCs w:val="20"/>
                </w:rPr>
                <m:t>TP+FN</m:t>
              </m:r>
            </m:den>
          </m:f>
          <m:r>
            <m:rPr>
              <m:sty m:val="p"/>
            </m:rPr>
            <w:rPr>
              <w:rFonts w:ascii="Times New Roman" w:hAnsi="Times New Roman" w:cs="Times New Roman"/>
              <w:sz w:val="20"/>
              <w:szCs w:val="20"/>
            </w:rPr>
            <w:br/>
          </m:r>
        </m:oMath>
      </m:oMathPara>
    </w:p>
    <w:p w14:paraId="1AAAD450" w14:textId="77777777" w:rsidR="00DE60D5" w:rsidRPr="00DE60D5" w:rsidRDefault="00DE60D5" w:rsidP="00DE60D5">
      <w:pPr>
        <w:pStyle w:val="ListParagraph"/>
        <w:numPr>
          <w:ilvl w:val="0"/>
          <w:numId w:val="18"/>
        </w:numPr>
        <w:tabs>
          <w:tab w:val="clear" w:pos="720"/>
          <w:tab w:val="num" w:pos="360"/>
        </w:tabs>
        <w:spacing w:after="0"/>
        <w:ind w:left="360"/>
        <w:jc w:val="both"/>
        <w:rPr>
          <w:rFonts w:ascii="Times New Roman" w:hAnsi="Times New Roman" w:cs="Times New Roman"/>
          <w:sz w:val="20"/>
          <w:szCs w:val="20"/>
        </w:rPr>
      </w:pPr>
      <w:r w:rsidRPr="00DE60D5">
        <w:rPr>
          <w:rFonts w:ascii="Times New Roman" w:hAnsi="Times New Roman" w:cs="Times New Roman"/>
          <w:b/>
          <w:bCs/>
          <w:sz w:val="20"/>
          <w:szCs w:val="20"/>
        </w:rPr>
        <w:t>F1-Score</w:t>
      </w:r>
      <w:r w:rsidRPr="00DE60D5">
        <w:rPr>
          <w:rFonts w:ascii="Times New Roman" w:hAnsi="Times New Roman" w:cs="Times New Roman"/>
          <w:sz w:val="20"/>
          <w:szCs w:val="20"/>
        </w:rPr>
        <w:br/>
      </w:r>
      <w:proofErr w:type="spellStart"/>
      <w:r w:rsidRPr="00DE60D5">
        <w:rPr>
          <w:rFonts w:ascii="Times New Roman" w:hAnsi="Times New Roman" w:cs="Times New Roman"/>
          <w:sz w:val="20"/>
          <w:szCs w:val="20"/>
        </w:rPr>
        <w:t>F1-Score</w:t>
      </w:r>
      <w:proofErr w:type="spellEnd"/>
      <w:r w:rsidRPr="00DE60D5">
        <w:rPr>
          <w:rFonts w:ascii="Times New Roman" w:hAnsi="Times New Roman" w:cs="Times New Roman"/>
          <w:sz w:val="20"/>
          <w:szCs w:val="20"/>
        </w:rPr>
        <w:t xml:space="preserve"> is the harmonic mean of Precision and Recall, providing a balanced metric especially useful for imbalanced datasets.</w:t>
      </w:r>
    </w:p>
    <w:p w14:paraId="269FC9AB" w14:textId="25425B58" w:rsidR="00DE60D5" w:rsidRPr="00DE60D5" w:rsidRDefault="000A45F7" w:rsidP="00DE60D5">
      <w:pPr>
        <w:pStyle w:val="ListParagraph"/>
        <w:ind w:left="360"/>
        <w:jc w:val="both"/>
        <w:rPr>
          <w:rFonts w:ascii="Times New Roman" w:hAnsi="Times New Roman" w:cs="Times New Roman"/>
          <w:sz w:val="20"/>
          <w:szCs w:val="20"/>
        </w:rPr>
      </w:pPr>
      <m:oMathPara>
        <m:oMath>
          <m:r>
            <m:rPr>
              <m:nor/>
            </m:rPr>
            <w:rPr>
              <w:rFonts w:ascii="Times New Roman" w:hAnsi="Times New Roman" w:cs="Times New Roman"/>
              <w:sz w:val="20"/>
              <w:szCs w:val="20"/>
            </w:rPr>
            <m:t>F1-Score</m:t>
          </m:r>
          <m:r>
            <w:rPr>
              <w:rFonts w:ascii="Cambria Math" w:hAnsi="Cambria Math" w:cs="Times New Roman"/>
              <w:sz w:val="20"/>
              <w:szCs w:val="20"/>
            </w:rPr>
            <m:t>=2×</m:t>
          </m:r>
          <m:f>
            <m:fPr>
              <m:ctrlPr>
                <w:rPr>
                  <w:rFonts w:ascii="Cambria Math" w:hAnsi="Cambria Math" w:cs="Times New Roman"/>
                  <w:sz w:val="20"/>
                  <w:szCs w:val="20"/>
                </w:rPr>
              </m:ctrlPr>
            </m:fPr>
            <m:num>
              <m:r>
                <m:rPr>
                  <m:nor/>
                </m:rPr>
                <w:rPr>
                  <w:rFonts w:ascii="Times New Roman" w:hAnsi="Times New Roman" w:cs="Times New Roman"/>
                  <w:sz w:val="20"/>
                  <w:szCs w:val="20"/>
                </w:rPr>
                <m:t>Precision</m:t>
              </m:r>
              <m:r>
                <w:rPr>
                  <w:rFonts w:ascii="Cambria Math" w:hAnsi="Cambria Math" w:cs="Times New Roman"/>
                  <w:sz w:val="20"/>
                  <w:szCs w:val="20"/>
                </w:rPr>
                <m:t>×</m:t>
              </m:r>
              <m:r>
                <m:rPr>
                  <m:nor/>
                </m:rPr>
                <w:rPr>
                  <w:rFonts w:ascii="Times New Roman" w:hAnsi="Times New Roman" w:cs="Times New Roman"/>
                  <w:sz w:val="20"/>
                  <w:szCs w:val="20"/>
                </w:rPr>
                <m:t>Recall</m:t>
              </m:r>
            </m:num>
            <m:den>
              <m:r>
                <m:rPr>
                  <m:nor/>
                </m:rPr>
                <w:rPr>
                  <w:rFonts w:ascii="Times New Roman" w:hAnsi="Times New Roman" w:cs="Times New Roman"/>
                  <w:sz w:val="20"/>
                  <w:szCs w:val="20"/>
                </w:rPr>
                <m:t>Precision</m:t>
              </m:r>
              <m:r>
                <w:rPr>
                  <w:rFonts w:ascii="Cambria Math" w:hAnsi="Cambria Math" w:cs="Times New Roman"/>
                  <w:sz w:val="20"/>
                  <w:szCs w:val="20"/>
                </w:rPr>
                <m:t>+</m:t>
              </m:r>
              <m:r>
                <m:rPr>
                  <m:nor/>
                </m:rPr>
                <w:rPr>
                  <w:rFonts w:ascii="Times New Roman" w:hAnsi="Times New Roman" w:cs="Times New Roman"/>
                  <w:sz w:val="20"/>
                  <w:szCs w:val="20"/>
                </w:rPr>
                <m:t>Recall</m:t>
              </m:r>
            </m:den>
          </m:f>
        </m:oMath>
      </m:oMathPara>
    </w:p>
    <w:p w14:paraId="5FC3CC92" w14:textId="77777777" w:rsidR="00A43EAA" w:rsidRPr="00A43EAA" w:rsidRDefault="00A43EAA" w:rsidP="00A43EAA">
      <w:pPr>
        <w:spacing w:after="0"/>
        <w:jc w:val="both"/>
        <w:rPr>
          <w:rFonts w:ascii="Times New Roman" w:hAnsi="Times New Roman" w:cs="Times New Roman"/>
          <w:b/>
          <w:bCs/>
          <w:sz w:val="20"/>
          <w:szCs w:val="20"/>
        </w:rPr>
      </w:pPr>
      <w:r w:rsidRPr="00A43EAA">
        <w:rPr>
          <w:rFonts w:ascii="Times New Roman" w:hAnsi="Times New Roman" w:cs="Times New Roman"/>
          <w:b/>
          <w:bCs/>
          <w:sz w:val="20"/>
          <w:szCs w:val="20"/>
        </w:rPr>
        <w:t>1. Performance Metrics</w:t>
      </w:r>
    </w:p>
    <w:p w14:paraId="758BE988" w14:textId="77777777" w:rsidR="00A43EAA" w:rsidRPr="00A43EAA" w:rsidRDefault="00A43EAA" w:rsidP="00A43EAA">
      <w:pPr>
        <w:spacing w:after="0"/>
        <w:jc w:val="both"/>
        <w:rPr>
          <w:rFonts w:ascii="Times New Roman" w:hAnsi="Times New Roman" w:cs="Times New Roman"/>
          <w:sz w:val="20"/>
          <w:szCs w:val="20"/>
        </w:rPr>
      </w:pPr>
      <w:r w:rsidRPr="00A43EAA">
        <w:rPr>
          <w:rFonts w:ascii="Times New Roman" w:hAnsi="Times New Roman" w:cs="Times New Roman"/>
          <w:sz w:val="20"/>
          <w:szCs w:val="20"/>
        </w:rPr>
        <w:t xml:space="preserve">After training, the models are evaluated to determine their effectiveness in predicting different stroke types. The evaluation uses standard performance metrics such as </w:t>
      </w:r>
      <w:r w:rsidRPr="00A43EAA">
        <w:rPr>
          <w:rFonts w:ascii="Times New Roman" w:hAnsi="Times New Roman" w:cs="Times New Roman"/>
          <w:b/>
          <w:bCs/>
          <w:sz w:val="20"/>
          <w:szCs w:val="20"/>
        </w:rPr>
        <w:t>Accuracy, Precision, Recall,</w:t>
      </w:r>
      <w:r w:rsidRPr="00A43EAA">
        <w:rPr>
          <w:rFonts w:ascii="Times New Roman" w:hAnsi="Times New Roman" w:cs="Times New Roman"/>
          <w:sz w:val="20"/>
          <w:szCs w:val="20"/>
        </w:rPr>
        <w:t xml:space="preserve"> and </w:t>
      </w:r>
      <w:r w:rsidRPr="00A43EAA">
        <w:rPr>
          <w:rFonts w:ascii="Times New Roman" w:hAnsi="Times New Roman" w:cs="Times New Roman"/>
          <w:b/>
          <w:bCs/>
          <w:sz w:val="20"/>
          <w:szCs w:val="20"/>
        </w:rPr>
        <w:t>F1-Score</w:t>
      </w:r>
      <w:r w:rsidRPr="00A43EAA">
        <w:rPr>
          <w:rFonts w:ascii="Times New Roman" w:hAnsi="Times New Roman" w:cs="Times New Roman"/>
          <w:sz w:val="20"/>
          <w:szCs w:val="20"/>
        </w:rPr>
        <w:t>, defined as follows:</w:t>
      </w:r>
    </w:p>
    <w:p w14:paraId="138B0736" w14:textId="77777777" w:rsidR="00A43EAA" w:rsidRPr="00A43EAA" w:rsidRDefault="00A43EAA" w:rsidP="00A43EAA">
      <w:pPr>
        <w:spacing w:after="0"/>
        <w:jc w:val="both"/>
        <w:rPr>
          <w:rFonts w:ascii="Times New Roman" w:hAnsi="Times New Roman" w:cs="Times New Roman"/>
          <w:sz w:val="20"/>
          <w:szCs w:val="20"/>
        </w:rPr>
      </w:pPr>
      <w:r w:rsidRPr="00A43EAA">
        <w:rPr>
          <w:rFonts w:ascii="Times New Roman" w:hAnsi="Times New Roman" w:cs="Times New Roman"/>
          <w:b/>
          <w:bCs/>
          <w:sz w:val="20"/>
          <w:szCs w:val="20"/>
        </w:rPr>
        <w:t>Accuracy</w:t>
      </w:r>
      <w:r w:rsidRPr="00A43EAA">
        <w:rPr>
          <w:rFonts w:ascii="Times New Roman" w:hAnsi="Times New Roman" w:cs="Times New Roman"/>
          <w:sz w:val="20"/>
          <w:szCs w:val="20"/>
        </w:rPr>
        <w:br/>
      </w:r>
      <w:proofErr w:type="spellStart"/>
      <w:r w:rsidRPr="00A43EAA">
        <w:rPr>
          <w:rFonts w:ascii="Times New Roman" w:hAnsi="Times New Roman" w:cs="Times New Roman"/>
          <w:sz w:val="20"/>
          <w:szCs w:val="20"/>
        </w:rPr>
        <w:t>Accuracy</w:t>
      </w:r>
      <w:proofErr w:type="spellEnd"/>
      <w:r w:rsidRPr="00A43EAA">
        <w:rPr>
          <w:rFonts w:ascii="Times New Roman" w:hAnsi="Times New Roman" w:cs="Times New Roman"/>
          <w:sz w:val="20"/>
          <w:szCs w:val="20"/>
        </w:rPr>
        <w:t xml:space="preserve"> measures the proportion of correctly classified instances out of the total number of samples:</w:t>
      </w:r>
    </w:p>
    <w:p w14:paraId="57A05F62" w14:textId="1ED0D0B0" w:rsidR="00A43EAA" w:rsidRPr="00A43EAA" w:rsidRDefault="00A43EAA" w:rsidP="00A43EAA">
      <w:pPr>
        <w:spacing w:after="0"/>
        <w:jc w:val="both"/>
        <w:rPr>
          <w:rFonts w:ascii="Times New Roman" w:hAnsi="Times New Roman" w:cs="Times New Roman"/>
          <w:sz w:val="20"/>
          <w:szCs w:val="20"/>
        </w:rPr>
      </w:pPr>
      <m:oMathPara>
        <m:oMath>
          <m:r>
            <m:rPr>
              <m:nor/>
            </m:rPr>
            <w:rPr>
              <w:rFonts w:ascii="Times New Roman" w:hAnsi="Times New Roman" w:cs="Times New Roman"/>
              <w:sz w:val="20"/>
              <w:szCs w:val="20"/>
            </w:rPr>
            <m:t>Accuracy</m:t>
          </m:r>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TP+TN</m:t>
              </m:r>
            </m:num>
            <m:den>
              <m:r>
                <w:rPr>
                  <w:rFonts w:ascii="Cambria Math" w:hAnsi="Cambria Math" w:cs="Times New Roman"/>
                  <w:sz w:val="20"/>
                  <w:szCs w:val="20"/>
                </w:rPr>
                <m:t>TP+TN+FP+FN</m:t>
              </m:r>
            </m:den>
          </m:f>
          <m:r>
            <m:rPr>
              <m:sty m:val="p"/>
            </m:rPr>
            <w:rPr>
              <w:rFonts w:ascii="Times New Roman" w:hAnsi="Times New Roman" w:cs="Times New Roman"/>
              <w:sz w:val="20"/>
              <w:szCs w:val="20"/>
            </w:rPr>
            <w:br/>
          </m:r>
        </m:oMath>
      </m:oMathPara>
    </w:p>
    <w:p w14:paraId="3E78185B" w14:textId="77777777" w:rsidR="00A43EAA" w:rsidRPr="00A43EAA" w:rsidRDefault="00A43EAA" w:rsidP="00A43EAA">
      <w:pPr>
        <w:spacing w:after="0"/>
        <w:jc w:val="both"/>
        <w:rPr>
          <w:rFonts w:ascii="Times New Roman" w:hAnsi="Times New Roman" w:cs="Times New Roman"/>
          <w:sz w:val="20"/>
          <w:szCs w:val="20"/>
        </w:rPr>
      </w:pPr>
      <w:r w:rsidRPr="00A43EAA">
        <w:rPr>
          <w:rFonts w:ascii="Times New Roman" w:hAnsi="Times New Roman" w:cs="Times New Roman"/>
          <w:b/>
          <w:bCs/>
          <w:sz w:val="20"/>
          <w:szCs w:val="20"/>
        </w:rPr>
        <w:t>Precision</w:t>
      </w:r>
      <w:r w:rsidRPr="00A43EAA">
        <w:rPr>
          <w:rFonts w:ascii="Times New Roman" w:hAnsi="Times New Roman" w:cs="Times New Roman"/>
          <w:sz w:val="20"/>
          <w:szCs w:val="20"/>
        </w:rPr>
        <w:br/>
      </w:r>
      <w:proofErr w:type="spellStart"/>
      <w:r w:rsidRPr="00A43EAA">
        <w:rPr>
          <w:rFonts w:ascii="Times New Roman" w:hAnsi="Times New Roman" w:cs="Times New Roman"/>
          <w:sz w:val="20"/>
          <w:szCs w:val="20"/>
        </w:rPr>
        <w:t>Precision</w:t>
      </w:r>
      <w:proofErr w:type="spellEnd"/>
      <w:r w:rsidRPr="00A43EAA">
        <w:rPr>
          <w:rFonts w:ascii="Times New Roman" w:hAnsi="Times New Roman" w:cs="Times New Roman"/>
          <w:sz w:val="20"/>
          <w:szCs w:val="20"/>
        </w:rPr>
        <w:t xml:space="preserve"> indicates the proportion of correctly predicted positive cases out of all instances predicted as positive:</w:t>
      </w:r>
    </w:p>
    <w:p w14:paraId="204B2829" w14:textId="0CD0670F" w:rsidR="00A43EAA" w:rsidRPr="00A43EAA" w:rsidRDefault="00A43EAA" w:rsidP="00A43EAA">
      <w:pPr>
        <w:spacing w:after="0"/>
        <w:jc w:val="both"/>
        <w:rPr>
          <w:rFonts w:ascii="Times New Roman" w:hAnsi="Times New Roman" w:cs="Times New Roman"/>
          <w:sz w:val="20"/>
          <w:szCs w:val="20"/>
        </w:rPr>
      </w:pPr>
      <m:oMathPara>
        <m:oMath>
          <m:r>
            <m:rPr>
              <m:nor/>
            </m:rPr>
            <w:rPr>
              <w:rFonts w:ascii="Times New Roman" w:hAnsi="Times New Roman" w:cs="Times New Roman"/>
              <w:sz w:val="20"/>
              <w:szCs w:val="20"/>
            </w:rPr>
            <m:t>Precision</m:t>
          </m:r>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TP</m:t>
              </m:r>
            </m:num>
            <m:den>
              <m:r>
                <w:rPr>
                  <w:rFonts w:ascii="Cambria Math" w:hAnsi="Cambria Math" w:cs="Times New Roman"/>
                  <w:sz w:val="20"/>
                  <w:szCs w:val="20"/>
                </w:rPr>
                <m:t>TP+FP</m:t>
              </m:r>
            </m:den>
          </m:f>
          <m:r>
            <m:rPr>
              <m:sty m:val="p"/>
            </m:rPr>
            <w:rPr>
              <w:rFonts w:ascii="Times New Roman" w:hAnsi="Times New Roman" w:cs="Times New Roman"/>
              <w:sz w:val="20"/>
              <w:szCs w:val="20"/>
            </w:rPr>
            <w:br/>
          </m:r>
        </m:oMath>
      </m:oMathPara>
    </w:p>
    <w:p w14:paraId="7E508335" w14:textId="5A7AB881" w:rsidR="00A43EAA" w:rsidRPr="00A43EAA" w:rsidRDefault="00A43EAA" w:rsidP="00231C74">
      <w:pPr>
        <w:spacing w:after="0"/>
        <w:jc w:val="both"/>
        <w:rPr>
          <w:rFonts w:ascii="Times New Roman" w:hAnsi="Times New Roman" w:cs="Times New Roman"/>
          <w:sz w:val="20"/>
          <w:szCs w:val="20"/>
        </w:rPr>
      </w:pPr>
      <w:proofErr w:type="gramStart"/>
      <w:r w:rsidRPr="00A43EAA">
        <w:rPr>
          <w:rFonts w:ascii="Times New Roman" w:hAnsi="Times New Roman" w:cs="Times New Roman"/>
          <w:b/>
          <w:bCs/>
          <w:sz w:val="20"/>
          <w:szCs w:val="20"/>
        </w:rPr>
        <w:lastRenderedPageBreak/>
        <w:t>Recall(</w:t>
      </w:r>
      <w:proofErr w:type="gramEnd"/>
      <w:r w:rsidRPr="00A43EAA">
        <w:rPr>
          <w:rFonts w:ascii="Times New Roman" w:hAnsi="Times New Roman" w:cs="Times New Roman"/>
          <w:b/>
          <w:bCs/>
          <w:sz w:val="20"/>
          <w:szCs w:val="20"/>
        </w:rPr>
        <w:t>Sensitivity)</w:t>
      </w:r>
      <w:r w:rsidRPr="00A43EAA">
        <w:rPr>
          <w:rFonts w:ascii="Times New Roman" w:hAnsi="Times New Roman" w:cs="Times New Roman"/>
          <w:sz w:val="20"/>
          <w:szCs w:val="20"/>
        </w:rPr>
        <w:br/>
        <w:t>Recall measures the model’s ability to correctly identify actual positive cases:</w:t>
      </w:r>
    </w:p>
    <w:p w14:paraId="71C6920B" w14:textId="6BF29049" w:rsidR="00A43EAA" w:rsidRPr="00A43EAA" w:rsidRDefault="00A43EAA" w:rsidP="00A43EAA">
      <w:pPr>
        <w:spacing w:after="0"/>
        <w:jc w:val="both"/>
        <w:rPr>
          <w:rFonts w:ascii="Times New Roman" w:hAnsi="Times New Roman" w:cs="Times New Roman"/>
          <w:sz w:val="20"/>
          <w:szCs w:val="20"/>
        </w:rPr>
      </w:pPr>
      <m:oMathPara>
        <m:oMath>
          <m:r>
            <m:rPr>
              <m:nor/>
            </m:rPr>
            <w:rPr>
              <w:rFonts w:ascii="Times New Roman" w:hAnsi="Times New Roman" w:cs="Times New Roman"/>
              <w:sz w:val="20"/>
              <w:szCs w:val="20"/>
            </w:rPr>
            <m:t>Recall</m:t>
          </m:r>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TP</m:t>
              </m:r>
            </m:num>
            <m:den>
              <m:r>
                <w:rPr>
                  <w:rFonts w:ascii="Cambria Math" w:hAnsi="Cambria Math" w:cs="Times New Roman"/>
                  <w:sz w:val="20"/>
                  <w:szCs w:val="20"/>
                </w:rPr>
                <m:t>TP+FN</m:t>
              </m:r>
            </m:den>
          </m:f>
          <m:r>
            <m:rPr>
              <m:sty m:val="p"/>
            </m:rPr>
            <w:rPr>
              <w:rFonts w:ascii="Times New Roman" w:hAnsi="Times New Roman" w:cs="Times New Roman"/>
              <w:sz w:val="20"/>
              <w:szCs w:val="20"/>
            </w:rPr>
            <w:br/>
          </m:r>
        </m:oMath>
      </m:oMathPara>
    </w:p>
    <w:p w14:paraId="69DDB1B2" w14:textId="77777777" w:rsidR="00A43EAA" w:rsidRPr="00A43EAA" w:rsidRDefault="00A43EAA" w:rsidP="00A43EAA">
      <w:pPr>
        <w:spacing w:after="0"/>
        <w:jc w:val="both"/>
        <w:rPr>
          <w:rFonts w:ascii="Times New Roman" w:hAnsi="Times New Roman" w:cs="Times New Roman"/>
          <w:sz w:val="20"/>
          <w:szCs w:val="20"/>
        </w:rPr>
      </w:pPr>
      <w:r w:rsidRPr="00A43EAA">
        <w:rPr>
          <w:rFonts w:ascii="Times New Roman" w:hAnsi="Times New Roman" w:cs="Times New Roman"/>
          <w:b/>
          <w:bCs/>
          <w:sz w:val="20"/>
          <w:szCs w:val="20"/>
        </w:rPr>
        <w:t>F1-Score</w:t>
      </w:r>
      <w:r w:rsidRPr="00A43EAA">
        <w:rPr>
          <w:rFonts w:ascii="Times New Roman" w:hAnsi="Times New Roman" w:cs="Times New Roman"/>
          <w:sz w:val="20"/>
          <w:szCs w:val="20"/>
        </w:rPr>
        <w:br/>
        <w:t>The F1-Score is the harmonic mean of Precision and Recall, providing a balanced performance measure, particularly useful for imbalanced datasets:</w:t>
      </w:r>
    </w:p>
    <w:p w14:paraId="78F6E3AF" w14:textId="7C64E348" w:rsidR="00A43EAA" w:rsidRPr="00A43EAA" w:rsidRDefault="00A43EAA" w:rsidP="00A43EAA">
      <w:pPr>
        <w:spacing w:after="0"/>
        <w:jc w:val="both"/>
        <w:rPr>
          <w:rFonts w:ascii="Times New Roman" w:hAnsi="Times New Roman" w:cs="Times New Roman"/>
          <w:sz w:val="20"/>
          <w:szCs w:val="20"/>
        </w:rPr>
      </w:pPr>
      <m:oMathPara>
        <m:oMath>
          <m:r>
            <m:rPr>
              <m:nor/>
            </m:rPr>
            <w:rPr>
              <w:rFonts w:ascii="Times New Roman" w:hAnsi="Times New Roman" w:cs="Times New Roman"/>
              <w:sz w:val="20"/>
              <w:szCs w:val="20"/>
            </w:rPr>
            <m:t>F1-Score</m:t>
          </m:r>
          <m:r>
            <w:rPr>
              <w:rFonts w:ascii="Cambria Math" w:hAnsi="Cambria Math" w:cs="Times New Roman"/>
              <w:sz w:val="20"/>
              <w:szCs w:val="20"/>
            </w:rPr>
            <m:t>=2×</m:t>
          </m:r>
          <m:f>
            <m:fPr>
              <m:ctrlPr>
                <w:rPr>
                  <w:rFonts w:ascii="Cambria Math" w:hAnsi="Cambria Math" w:cs="Times New Roman"/>
                  <w:sz w:val="20"/>
                  <w:szCs w:val="20"/>
                </w:rPr>
              </m:ctrlPr>
            </m:fPr>
            <m:num>
              <m:r>
                <m:rPr>
                  <m:nor/>
                </m:rPr>
                <w:rPr>
                  <w:rFonts w:ascii="Times New Roman" w:hAnsi="Times New Roman" w:cs="Times New Roman"/>
                  <w:sz w:val="20"/>
                  <w:szCs w:val="20"/>
                </w:rPr>
                <m:t>Precision</m:t>
              </m:r>
              <m:r>
                <w:rPr>
                  <w:rFonts w:ascii="Cambria Math" w:hAnsi="Cambria Math" w:cs="Times New Roman"/>
                  <w:sz w:val="20"/>
                  <w:szCs w:val="20"/>
                </w:rPr>
                <m:t>×</m:t>
              </m:r>
              <m:r>
                <m:rPr>
                  <m:nor/>
                </m:rPr>
                <w:rPr>
                  <w:rFonts w:ascii="Times New Roman" w:hAnsi="Times New Roman" w:cs="Times New Roman"/>
                  <w:sz w:val="20"/>
                  <w:szCs w:val="20"/>
                </w:rPr>
                <m:t>Recall</m:t>
              </m:r>
            </m:num>
            <m:den>
              <m:r>
                <m:rPr>
                  <m:nor/>
                </m:rPr>
                <w:rPr>
                  <w:rFonts w:ascii="Times New Roman" w:hAnsi="Times New Roman" w:cs="Times New Roman"/>
                  <w:sz w:val="20"/>
                  <w:szCs w:val="20"/>
                </w:rPr>
                <m:t>Precision</m:t>
              </m:r>
              <m:r>
                <w:rPr>
                  <w:rFonts w:ascii="Cambria Math" w:hAnsi="Cambria Math" w:cs="Times New Roman"/>
                  <w:sz w:val="20"/>
                  <w:szCs w:val="20"/>
                </w:rPr>
                <m:t>+</m:t>
              </m:r>
              <m:r>
                <m:rPr>
                  <m:nor/>
                </m:rPr>
                <w:rPr>
                  <w:rFonts w:ascii="Times New Roman" w:hAnsi="Times New Roman" w:cs="Times New Roman"/>
                  <w:sz w:val="20"/>
                  <w:szCs w:val="20"/>
                </w:rPr>
                <m:t>Recall</m:t>
              </m:r>
            </m:den>
          </m:f>
          <m:r>
            <m:rPr>
              <m:sty m:val="p"/>
            </m:rPr>
            <w:rPr>
              <w:rFonts w:ascii="Times New Roman" w:hAnsi="Times New Roman" w:cs="Times New Roman"/>
              <w:sz w:val="20"/>
              <w:szCs w:val="20"/>
            </w:rPr>
            <w:br/>
          </m:r>
        </m:oMath>
      </m:oMathPara>
    </w:p>
    <w:p w14:paraId="5B087F55" w14:textId="77777777" w:rsidR="00A43EAA" w:rsidRPr="00A43EAA" w:rsidRDefault="00A43EAA" w:rsidP="00A43EAA">
      <w:pPr>
        <w:spacing w:after="0"/>
        <w:jc w:val="both"/>
        <w:rPr>
          <w:rFonts w:ascii="Times New Roman" w:hAnsi="Times New Roman" w:cs="Times New Roman"/>
          <w:sz w:val="20"/>
          <w:szCs w:val="20"/>
        </w:rPr>
      </w:pPr>
      <w:r w:rsidRPr="00A43EAA">
        <w:rPr>
          <w:rFonts w:ascii="Times New Roman" w:hAnsi="Times New Roman" w:cs="Times New Roman"/>
          <w:sz w:val="20"/>
          <w:szCs w:val="20"/>
        </w:rPr>
        <w:t>Where:</w:t>
      </w:r>
    </w:p>
    <w:p w14:paraId="7009D464" w14:textId="77777777" w:rsidR="00A43EAA" w:rsidRPr="00A43EAA" w:rsidRDefault="00A43EAA" w:rsidP="00A43EAA">
      <w:pPr>
        <w:numPr>
          <w:ilvl w:val="0"/>
          <w:numId w:val="23"/>
        </w:numPr>
        <w:spacing w:after="0"/>
        <w:jc w:val="both"/>
        <w:rPr>
          <w:rFonts w:ascii="Times New Roman" w:hAnsi="Times New Roman" w:cs="Times New Roman"/>
          <w:sz w:val="20"/>
          <w:szCs w:val="20"/>
        </w:rPr>
      </w:pPr>
      <w:r w:rsidRPr="00A43EAA">
        <w:rPr>
          <w:rFonts w:ascii="Times New Roman" w:hAnsi="Times New Roman" w:cs="Times New Roman"/>
          <w:b/>
          <w:bCs/>
          <w:sz w:val="20"/>
          <w:szCs w:val="20"/>
        </w:rPr>
        <w:t>TP</w:t>
      </w:r>
      <w:r w:rsidRPr="00A43EAA">
        <w:rPr>
          <w:rFonts w:ascii="Times New Roman" w:hAnsi="Times New Roman" w:cs="Times New Roman"/>
          <w:sz w:val="20"/>
          <w:szCs w:val="20"/>
        </w:rPr>
        <w:t xml:space="preserve"> = True Positives</w:t>
      </w:r>
    </w:p>
    <w:p w14:paraId="4425EB7A" w14:textId="77777777" w:rsidR="00A43EAA" w:rsidRPr="00A43EAA" w:rsidRDefault="00A43EAA" w:rsidP="00A43EAA">
      <w:pPr>
        <w:numPr>
          <w:ilvl w:val="0"/>
          <w:numId w:val="23"/>
        </w:numPr>
        <w:spacing w:after="0"/>
        <w:jc w:val="both"/>
        <w:rPr>
          <w:rFonts w:ascii="Times New Roman" w:hAnsi="Times New Roman" w:cs="Times New Roman"/>
          <w:sz w:val="20"/>
          <w:szCs w:val="20"/>
        </w:rPr>
      </w:pPr>
      <w:r w:rsidRPr="00A43EAA">
        <w:rPr>
          <w:rFonts w:ascii="Times New Roman" w:hAnsi="Times New Roman" w:cs="Times New Roman"/>
          <w:b/>
          <w:bCs/>
          <w:sz w:val="20"/>
          <w:szCs w:val="20"/>
        </w:rPr>
        <w:t>TN</w:t>
      </w:r>
      <w:r w:rsidRPr="00A43EAA">
        <w:rPr>
          <w:rFonts w:ascii="Times New Roman" w:hAnsi="Times New Roman" w:cs="Times New Roman"/>
          <w:sz w:val="20"/>
          <w:szCs w:val="20"/>
        </w:rPr>
        <w:t xml:space="preserve"> = True Negatives</w:t>
      </w:r>
    </w:p>
    <w:p w14:paraId="7DC77791" w14:textId="77777777" w:rsidR="00A43EAA" w:rsidRPr="00A43EAA" w:rsidRDefault="00A43EAA" w:rsidP="00A43EAA">
      <w:pPr>
        <w:numPr>
          <w:ilvl w:val="0"/>
          <w:numId w:val="23"/>
        </w:numPr>
        <w:spacing w:after="0"/>
        <w:jc w:val="both"/>
        <w:rPr>
          <w:rFonts w:ascii="Times New Roman" w:hAnsi="Times New Roman" w:cs="Times New Roman"/>
          <w:sz w:val="20"/>
          <w:szCs w:val="20"/>
        </w:rPr>
      </w:pPr>
      <w:r w:rsidRPr="00A43EAA">
        <w:rPr>
          <w:rFonts w:ascii="Times New Roman" w:hAnsi="Times New Roman" w:cs="Times New Roman"/>
          <w:b/>
          <w:bCs/>
          <w:sz w:val="20"/>
          <w:szCs w:val="20"/>
        </w:rPr>
        <w:t>FP</w:t>
      </w:r>
      <w:r w:rsidRPr="00A43EAA">
        <w:rPr>
          <w:rFonts w:ascii="Times New Roman" w:hAnsi="Times New Roman" w:cs="Times New Roman"/>
          <w:sz w:val="20"/>
          <w:szCs w:val="20"/>
        </w:rPr>
        <w:t xml:space="preserve"> = False Positives</w:t>
      </w:r>
    </w:p>
    <w:p w14:paraId="6842E41E" w14:textId="77777777" w:rsidR="00A43EAA" w:rsidRPr="00A43EAA" w:rsidRDefault="00A43EAA" w:rsidP="00A43EAA">
      <w:pPr>
        <w:numPr>
          <w:ilvl w:val="0"/>
          <w:numId w:val="23"/>
        </w:numPr>
        <w:spacing w:after="0"/>
        <w:jc w:val="both"/>
        <w:rPr>
          <w:rFonts w:ascii="Times New Roman" w:hAnsi="Times New Roman" w:cs="Times New Roman"/>
          <w:sz w:val="20"/>
          <w:szCs w:val="20"/>
        </w:rPr>
      </w:pPr>
      <w:r w:rsidRPr="00A43EAA">
        <w:rPr>
          <w:rFonts w:ascii="Times New Roman" w:hAnsi="Times New Roman" w:cs="Times New Roman"/>
          <w:b/>
          <w:bCs/>
          <w:sz w:val="20"/>
          <w:szCs w:val="20"/>
        </w:rPr>
        <w:t>FN</w:t>
      </w:r>
      <w:r w:rsidRPr="00A43EAA">
        <w:rPr>
          <w:rFonts w:ascii="Times New Roman" w:hAnsi="Times New Roman" w:cs="Times New Roman"/>
          <w:sz w:val="20"/>
          <w:szCs w:val="20"/>
        </w:rPr>
        <w:t xml:space="preserve"> = False Negatives</w:t>
      </w:r>
    </w:p>
    <w:p w14:paraId="40FAC331" w14:textId="51F97144" w:rsidR="00A43EAA" w:rsidRPr="00A43EAA" w:rsidRDefault="00A43EAA" w:rsidP="00A43EAA">
      <w:pPr>
        <w:spacing w:after="0"/>
        <w:jc w:val="both"/>
        <w:rPr>
          <w:rFonts w:ascii="Times New Roman" w:hAnsi="Times New Roman" w:cs="Times New Roman"/>
          <w:sz w:val="20"/>
          <w:szCs w:val="20"/>
        </w:rPr>
      </w:pPr>
      <w:r w:rsidRPr="00A43EAA">
        <w:rPr>
          <w:rFonts w:ascii="Times New Roman" w:hAnsi="Times New Roman" w:cs="Times New Roman"/>
          <w:sz w:val="20"/>
          <w:szCs w:val="20"/>
        </w:rPr>
        <w:t>These metrics collectively help identify the best-performing model and ensure reliable stroke prediction results.</w:t>
      </w:r>
    </w:p>
    <w:p w14:paraId="6F1F0531" w14:textId="77777777" w:rsidR="00A43EAA" w:rsidRPr="00A43EAA" w:rsidRDefault="00A43EAA" w:rsidP="00A43EAA">
      <w:pPr>
        <w:spacing w:after="0"/>
        <w:jc w:val="both"/>
        <w:rPr>
          <w:rFonts w:ascii="Times New Roman" w:hAnsi="Times New Roman" w:cs="Times New Roman"/>
          <w:b/>
          <w:bCs/>
          <w:sz w:val="20"/>
          <w:szCs w:val="20"/>
        </w:rPr>
      </w:pPr>
      <w:r w:rsidRPr="00A43EAA">
        <w:rPr>
          <w:rFonts w:ascii="Times New Roman" w:hAnsi="Times New Roman" w:cs="Times New Roman"/>
          <w:b/>
          <w:bCs/>
          <w:sz w:val="20"/>
          <w:szCs w:val="20"/>
        </w:rPr>
        <w:t>2. Model Evaluation using LIME</w:t>
      </w:r>
    </w:p>
    <w:p w14:paraId="14171334" w14:textId="77777777" w:rsidR="00A43EAA" w:rsidRPr="00A43EAA" w:rsidRDefault="00A43EAA" w:rsidP="00A43EAA">
      <w:pPr>
        <w:spacing w:after="0"/>
        <w:jc w:val="both"/>
        <w:rPr>
          <w:rFonts w:ascii="Times New Roman" w:hAnsi="Times New Roman" w:cs="Times New Roman"/>
          <w:sz w:val="20"/>
          <w:szCs w:val="20"/>
        </w:rPr>
      </w:pPr>
      <w:r w:rsidRPr="00A43EAA">
        <w:rPr>
          <w:rFonts w:ascii="Times New Roman" w:hAnsi="Times New Roman" w:cs="Times New Roman"/>
          <w:sz w:val="20"/>
          <w:szCs w:val="20"/>
        </w:rPr>
        <w:t xml:space="preserve">In this study, the </w:t>
      </w:r>
      <w:r w:rsidRPr="00A43EAA">
        <w:rPr>
          <w:rFonts w:ascii="Times New Roman" w:hAnsi="Times New Roman" w:cs="Times New Roman"/>
          <w:b/>
          <w:bCs/>
          <w:sz w:val="20"/>
          <w:szCs w:val="20"/>
        </w:rPr>
        <w:t>Local Interpretable Model-agnostic Explanations (LIME)</w:t>
      </w:r>
      <w:r w:rsidRPr="00A43EAA">
        <w:rPr>
          <w:rFonts w:ascii="Times New Roman" w:hAnsi="Times New Roman" w:cs="Times New Roman"/>
          <w:sz w:val="20"/>
          <w:szCs w:val="20"/>
        </w:rPr>
        <w:t xml:space="preserve"> technique is employed to interpret the predictions of the best-performing machine learning model — the </w:t>
      </w:r>
      <w:r w:rsidRPr="00A43EAA">
        <w:rPr>
          <w:rFonts w:ascii="Times New Roman" w:hAnsi="Times New Roman" w:cs="Times New Roman"/>
          <w:b/>
          <w:bCs/>
          <w:sz w:val="20"/>
          <w:szCs w:val="20"/>
        </w:rPr>
        <w:t>Random Forest</w:t>
      </w:r>
      <w:r w:rsidRPr="00A43EAA">
        <w:rPr>
          <w:rFonts w:ascii="Times New Roman" w:hAnsi="Times New Roman" w:cs="Times New Roman"/>
          <w:sz w:val="20"/>
          <w:szCs w:val="20"/>
        </w:rPr>
        <w:t>. LIME is a model-agnostic interpretability method, meaning it can be applied to any black-box model regardless of its internal structure.</w:t>
      </w:r>
    </w:p>
    <w:p w14:paraId="544862AB" w14:textId="77777777" w:rsidR="00A43EAA" w:rsidRPr="00A43EAA" w:rsidRDefault="00A43EAA" w:rsidP="00A43EAA">
      <w:pPr>
        <w:spacing w:after="0"/>
        <w:jc w:val="both"/>
        <w:rPr>
          <w:rFonts w:ascii="Times New Roman" w:hAnsi="Times New Roman" w:cs="Times New Roman"/>
          <w:sz w:val="20"/>
          <w:szCs w:val="20"/>
        </w:rPr>
      </w:pPr>
      <w:r w:rsidRPr="00A43EAA">
        <w:rPr>
          <w:rFonts w:ascii="Times New Roman" w:hAnsi="Times New Roman" w:cs="Times New Roman"/>
          <w:sz w:val="20"/>
          <w:szCs w:val="20"/>
        </w:rPr>
        <w:t>The key idea behind LIME is to approximate a complex model locally (around a specific prediction) using a simpler, interpretable model such as a linear model or a decision tree. The primary objective is to enhance interpretability by identifying which features most influence a given prediction.</w:t>
      </w:r>
    </w:p>
    <w:p w14:paraId="77FE1D79" w14:textId="77777777" w:rsidR="00A43EAA" w:rsidRPr="00A43EAA" w:rsidRDefault="00A43EAA" w:rsidP="00A43EAA">
      <w:pPr>
        <w:spacing w:after="0"/>
        <w:jc w:val="both"/>
        <w:rPr>
          <w:rFonts w:ascii="Times New Roman" w:hAnsi="Times New Roman" w:cs="Times New Roman"/>
          <w:sz w:val="20"/>
          <w:szCs w:val="20"/>
        </w:rPr>
      </w:pPr>
      <w:r w:rsidRPr="00A43EAA">
        <w:rPr>
          <w:rFonts w:ascii="Times New Roman" w:hAnsi="Times New Roman" w:cs="Times New Roman"/>
          <w:sz w:val="20"/>
          <w:szCs w:val="20"/>
        </w:rPr>
        <w:t xml:space="preserve">Let </w:t>
      </w:r>
      <w:r w:rsidRPr="00A43EAA">
        <w:rPr>
          <w:rFonts w:ascii="Times New Roman" w:hAnsi="Times New Roman" w:cs="Times New Roman"/>
          <w:b/>
          <w:bCs/>
          <w:sz w:val="20"/>
          <w:szCs w:val="20"/>
        </w:rPr>
        <w:t>G</w:t>
      </w:r>
      <w:r w:rsidRPr="00A43EAA">
        <w:rPr>
          <w:rFonts w:ascii="Times New Roman" w:hAnsi="Times New Roman" w:cs="Times New Roman"/>
          <w:sz w:val="20"/>
          <w:szCs w:val="20"/>
        </w:rPr>
        <w:t xml:space="preserve"> represent the class of possible interpretable models, and let </w:t>
      </w:r>
      <w:r w:rsidRPr="00A43EAA">
        <w:rPr>
          <w:rFonts w:ascii="Times New Roman" w:hAnsi="Times New Roman" w:cs="Times New Roman"/>
          <w:b/>
          <w:bCs/>
          <w:sz w:val="20"/>
          <w:szCs w:val="20"/>
        </w:rPr>
        <w:t xml:space="preserve">g </w:t>
      </w:r>
      <w:r w:rsidRPr="00A43EAA">
        <w:rPr>
          <w:rFonts w:ascii="Cambria Math" w:hAnsi="Cambria Math" w:cs="Cambria Math"/>
          <w:b/>
          <w:bCs/>
          <w:sz w:val="20"/>
          <w:szCs w:val="20"/>
        </w:rPr>
        <w:t>∈</w:t>
      </w:r>
      <w:r w:rsidRPr="00A43EAA">
        <w:rPr>
          <w:rFonts w:ascii="Times New Roman" w:hAnsi="Times New Roman" w:cs="Times New Roman"/>
          <w:b/>
          <w:bCs/>
          <w:sz w:val="20"/>
          <w:szCs w:val="20"/>
        </w:rPr>
        <w:t xml:space="preserve"> G</w:t>
      </w:r>
      <w:r w:rsidRPr="00A43EAA">
        <w:rPr>
          <w:rFonts w:ascii="Times New Roman" w:hAnsi="Times New Roman" w:cs="Times New Roman"/>
          <w:sz w:val="20"/>
          <w:szCs w:val="20"/>
        </w:rPr>
        <w:t xml:space="preserve"> denote a specific interpretable model within that class. The complexity of model </w:t>
      </w:r>
      <w:r w:rsidRPr="00A43EAA">
        <w:rPr>
          <w:rFonts w:ascii="Times New Roman" w:hAnsi="Times New Roman" w:cs="Times New Roman"/>
          <w:b/>
          <w:bCs/>
          <w:sz w:val="20"/>
          <w:szCs w:val="20"/>
        </w:rPr>
        <w:t>g</w:t>
      </w:r>
      <w:r w:rsidRPr="00A43EAA">
        <w:rPr>
          <w:rFonts w:ascii="Times New Roman" w:hAnsi="Times New Roman" w:cs="Times New Roman"/>
          <w:sz w:val="20"/>
          <w:szCs w:val="20"/>
        </w:rPr>
        <w:t xml:space="preserve"> is represented by </w:t>
      </w:r>
      <w:r w:rsidRPr="00A43EAA">
        <w:rPr>
          <w:rFonts w:ascii="Times New Roman" w:hAnsi="Times New Roman" w:cs="Times New Roman"/>
          <w:b/>
          <w:bCs/>
          <w:sz w:val="20"/>
          <w:szCs w:val="20"/>
        </w:rPr>
        <w:t>Ω(g)</w:t>
      </w:r>
      <w:r w:rsidRPr="00A43EAA">
        <w:rPr>
          <w:rFonts w:ascii="Times New Roman" w:hAnsi="Times New Roman" w:cs="Times New Roman"/>
          <w:sz w:val="20"/>
          <w:szCs w:val="20"/>
        </w:rPr>
        <w:t xml:space="preserve">, which acts as a regularization term to penalize overly complex explanations. The value of </w:t>
      </w:r>
      <w:r w:rsidRPr="00A43EAA">
        <w:rPr>
          <w:rFonts w:ascii="Times New Roman" w:hAnsi="Times New Roman" w:cs="Times New Roman"/>
          <w:b/>
          <w:bCs/>
          <w:sz w:val="20"/>
          <w:szCs w:val="20"/>
        </w:rPr>
        <w:t>Ω(g)</w:t>
      </w:r>
      <w:r w:rsidRPr="00A43EAA">
        <w:rPr>
          <w:rFonts w:ascii="Times New Roman" w:hAnsi="Times New Roman" w:cs="Times New Roman"/>
          <w:sz w:val="20"/>
          <w:szCs w:val="20"/>
        </w:rPr>
        <w:t xml:space="preserve"> depends on the model type—for instance, it may represent the depth of a decision tree or the number of non-zero coefficients in a linear model.</w:t>
      </w:r>
    </w:p>
    <w:p w14:paraId="6ABDA59D" w14:textId="77777777" w:rsidR="00A43EAA" w:rsidRPr="00A43EAA" w:rsidRDefault="00A43EAA" w:rsidP="00A43EAA">
      <w:pPr>
        <w:spacing w:after="0"/>
        <w:jc w:val="both"/>
        <w:rPr>
          <w:rFonts w:ascii="Times New Roman" w:hAnsi="Times New Roman" w:cs="Times New Roman"/>
          <w:sz w:val="20"/>
          <w:szCs w:val="20"/>
        </w:rPr>
      </w:pPr>
      <w:r w:rsidRPr="00A43EAA">
        <w:rPr>
          <w:rFonts w:ascii="Times New Roman" w:hAnsi="Times New Roman" w:cs="Times New Roman"/>
          <w:sz w:val="20"/>
          <w:szCs w:val="20"/>
        </w:rPr>
        <w:t>The general objective of LIME is to minimize the following loss function:</w:t>
      </w:r>
    </w:p>
    <w:p w14:paraId="08875F37" w14:textId="74AAFA1D" w:rsidR="00A43EAA" w:rsidRPr="00A43EAA" w:rsidRDefault="00A43EAA" w:rsidP="00A43EAA">
      <w:pPr>
        <w:spacing w:after="0"/>
        <w:jc w:val="both"/>
        <w:rPr>
          <w:rFonts w:ascii="Times New Roman" w:hAnsi="Times New Roman" w:cs="Times New Roman"/>
          <w:sz w:val="20"/>
          <w:szCs w:val="20"/>
        </w:rPr>
      </w:pPr>
      <m:oMathPara>
        <m:oMath>
          <m:r>
            <w:rPr>
              <w:rFonts w:ascii="Cambria Math" w:hAnsi="Cambria Math" w:cs="Times New Roman"/>
              <w:sz w:val="20"/>
              <w:szCs w:val="20"/>
            </w:rPr>
            <m:t>ξ(x)=</m:t>
          </m:r>
          <m:r>
            <m:rPr>
              <m:sty m:val="p"/>
            </m:rPr>
            <w:rPr>
              <w:rFonts w:ascii="Cambria Math" w:hAnsi="Cambria Math" w:cs="Times New Roman"/>
              <w:sz w:val="20"/>
              <w:szCs w:val="20"/>
            </w:rPr>
            <m:t>arg</m:t>
          </m:r>
          <m:r>
            <w:rPr>
              <w:rFonts w:ascii="Cambria Math" w:hAnsi="Cambria Math" w:cs="Times New Roman"/>
              <w:sz w:val="20"/>
              <w:szCs w:val="20"/>
            </w:rPr>
            <m:t>⁡</m:t>
          </m:r>
          <m:limLow>
            <m:limLowPr>
              <m:ctrlPr>
                <w:rPr>
                  <w:rFonts w:ascii="Cambria Math" w:hAnsi="Cambria Math" w:cs="Times New Roman"/>
                  <w:sz w:val="20"/>
                  <w:szCs w:val="20"/>
                </w:rPr>
              </m:ctrlPr>
            </m:limLowPr>
            <m:e>
              <m:r>
                <m:rPr>
                  <m:sty m:val="p"/>
                </m:rPr>
                <w:rPr>
                  <w:rFonts w:ascii="Cambria Math" w:hAnsi="Cambria Math" w:cs="Times New Roman"/>
                  <w:sz w:val="20"/>
                  <w:szCs w:val="20"/>
                </w:rPr>
                <m:t>min</m:t>
              </m:r>
              <m:r>
                <w:rPr>
                  <w:rFonts w:ascii="Cambria Math" w:hAnsi="Cambria Math" w:cs="Times New Roman"/>
                  <w:sz w:val="20"/>
                  <w:szCs w:val="20"/>
                </w:rPr>
                <m:t>⁡</m:t>
              </m:r>
            </m:e>
            <m:lim>
              <m:r>
                <w:rPr>
                  <w:rFonts w:ascii="Cambria Math" w:hAnsi="Cambria Math" w:cs="Times New Roman"/>
                  <w:sz w:val="20"/>
                  <w:szCs w:val="20"/>
                </w:rPr>
                <m:t>g∈G</m:t>
              </m:r>
            </m:lim>
          </m:limLow>
          <m:r>
            <m:rPr>
              <m:nor/>
            </m:rPr>
            <w:rPr>
              <w:rFonts w:ascii="Times New Roman" w:hAnsi="Times New Roman" w:cs="Times New Roman"/>
              <w:sz w:val="20"/>
              <w:szCs w:val="20"/>
            </w:rPr>
            <m:t>  </m:t>
          </m:r>
          <m:r>
            <w:rPr>
              <w:rFonts w:ascii="Cambria Math" w:hAnsi="Cambria Math" w:cs="Times New Roman"/>
              <w:sz w:val="20"/>
              <w:szCs w:val="20"/>
            </w:rPr>
            <m:t>L(f,g,</m:t>
          </m:r>
          <m:sSub>
            <m:sSubPr>
              <m:ctrlPr>
                <w:rPr>
                  <w:rFonts w:ascii="Cambria Math" w:hAnsi="Cambria Math" w:cs="Times New Roman"/>
                  <w:sz w:val="20"/>
                  <w:szCs w:val="20"/>
                </w:rPr>
              </m:ctrlPr>
            </m:sSubPr>
            <m:e>
              <m:r>
                <w:rPr>
                  <w:rFonts w:ascii="Cambria Math" w:hAnsi="Cambria Math" w:cs="Times New Roman"/>
                  <w:sz w:val="20"/>
                  <w:szCs w:val="20"/>
                </w:rPr>
                <m:t>π</m:t>
              </m:r>
            </m:e>
            <m:sub>
              <m:r>
                <w:rPr>
                  <w:rFonts w:ascii="Cambria Math" w:hAnsi="Cambria Math" w:cs="Times New Roman"/>
                  <w:sz w:val="20"/>
                  <w:szCs w:val="20"/>
                </w:rPr>
                <m:t>x</m:t>
              </m:r>
            </m:sub>
          </m:sSub>
          <m:r>
            <w:rPr>
              <w:rFonts w:ascii="Cambria Math" w:hAnsi="Cambria Math" w:cs="Times New Roman"/>
              <w:sz w:val="20"/>
              <w:szCs w:val="20"/>
            </w:rPr>
            <m:t>)+</m:t>
          </m:r>
          <m:r>
            <m:rPr>
              <m:sty m:val="p"/>
            </m:rPr>
            <w:rPr>
              <w:rFonts w:ascii="Cambria Math" w:hAnsi="Cambria Math" w:cs="Times New Roman"/>
              <w:sz w:val="20"/>
              <w:szCs w:val="20"/>
            </w:rPr>
            <m:t>Ω</m:t>
          </m:r>
          <m:r>
            <w:rPr>
              <w:rFonts w:ascii="Cambria Math" w:hAnsi="Cambria Math" w:cs="Times New Roman"/>
              <w:sz w:val="20"/>
              <w:szCs w:val="20"/>
            </w:rPr>
            <m:t>(g)</m:t>
          </m:r>
          <m:r>
            <m:rPr>
              <m:sty m:val="p"/>
            </m:rPr>
            <w:rPr>
              <w:rFonts w:ascii="Times New Roman" w:hAnsi="Times New Roman" w:cs="Times New Roman"/>
              <w:sz w:val="20"/>
              <w:szCs w:val="20"/>
            </w:rPr>
            <w:br/>
          </m:r>
        </m:oMath>
      </m:oMathPara>
    </w:p>
    <w:p w14:paraId="4C5C7907" w14:textId="77777777" w:rsidR="00A43EAA" w:rsidRPr="00A43EAA" w:rsidRDefault="00A43EAA" w:rsidP="00A43EAA">
      <w:pPr>
        <w:spacing w:after="0"/>
        <w:jc w:val="both"/>
        <w:rPr>
          <w:rFonts w:ascii="Times New Roman" w:hAnsi="Times New Roman" w:cs="Times New Roman"/>
          <w:sz w:val="20"/>
          <w:szCs w:val="20"/>
        </w:rPr>
      </w:pPr>
      <w:r w:rsidRPr="00A43EAA">
        <w:rPr>
          <w:rFonts w:ascii="Times New Roman" w:hAnsi="Times New Roman" w:cs="Times New Roman"/>
          <w:sz w:val="20"/>
          <w:szCs w:val="20"/>
        </w:rPr>
        <w:t>where:</w:t>
      </w:r>
    </w:p>
    <w:p w14:paraId="129BD64A" w14:textId="77777777" w:rsidR="00A43EAA" w:rsidRPr="00A43EAA" w:rsidRDefault="00A43EAA" w:rsidP="00A43EAA">
      <w:pPr>
        <w:numPr>
          <w:ilvl w:val="0"/>
          <w:numId w:val="24"/>
        </w:numPr>
        <w:spacing w:after="0"/>
        <w:jc w:val="both"/>
        <w:rPr>
          <w:rFonts w:ascii="Times New Roman" w:hAnsi="Times New Roman" w:cs="Times New Roman"/>
          <w:sz w:val="20"/>
          <w:szCs w:val="20"/>
        </w:rPr>
      </w:pPr>
      <w:r w:rsidRPr="00A43EAA">
        <w:rPr>
          <w:rFonts w:ascii="Times New Roman" w:hAnsi="Times New Roman" w:cs="Times New Roman"/>
          <w:b/>
          <w:bCs/>
          <w:sz w:val="20"/>
          <w:szCs w:val="20"/>
        </w:rPr>
        <w:t>L(f, g, πₓ)</w:t>
      </w:r>
      <w:r w:rsidRPr="00A43EAA">
        <w:rPr>
          <w:rFonts w:ascii="Times New Roman" w:hAnsi="Times New Roman" w:cs="Times New Roman"/>
          <w:sz w:val="20"/>
          <w:szCs w:val="20"/>
        </w:rPr>
        <w:t xml:space="preserve"> measures the </w:t>
      </w:r>
      <w:r w:rsidRPr="00A43EAA">
        <w:rPr>
          <w:rFonts w:ascii="Times New Roman" w:hAnsi="Times New Roman" w:cs="Times New Roman"/>
          <w:b/>
          <w:bCs/>
          <w:sz w:val="20"/>
          <w:szCs w:val="20"/>
        </w:rPr>
        <w:t>fidelity</w:t>
      </w:r>
      <w:r w:rsidRPr="00A43EAA">
        <w:rPr>
          <w:rFonts w:ascii="Times New Roman" w:hAnsi="Times New Roman" w:cs="Times New Roman"/>
          <w:sz w:val="20"/>
          <w:szCs w:val="20"/>
        </w:rPr>
        <w:t xml:space="preserve"> between the original model </w:t>
      </w:r>
      <w:r w:rsidRPr="00A43EAA">
        <w:rPr>
          <w:rFonts w:ascii="Times New Roman" w:hAnsi="Times New Roman" w:cs="Times New Roman"/>
          <w:b/>
          <w:bCs/>
          <w:sz w:val="20"/>
          <w:szCs w:val="20"/>
        </w:rPr>
        <w:t>f</w:t>
      </w:r>
      <w:r w:rsidRPr="00A43EAA">
        <w:rPr>
          <w:rFonts w:ascii="Times New Roman" w:hAnsi="Times New Roman" w:cs="Times New Roman"/>
          <w:sz w:val="20"/>
          <w:szCs w:val="20"/>
        </w:rPr>
        <w:t xml:space="preserve"> and the interpretable model </w:t>
      </w:r>
      <w:r w:rsidRPr="00A43EAA">
        <w:rPr>
          <w:rFonts w:ascii="Times New Roman" w:hAnsi="Times New Roman" w:cs="Times New Roman"/>
          <w:b/>
          <w:bCs/>
          <w:sz w:val="20"/>
          <w:szCs w:val="20"/>
        </w:rPr>
        <w:t>g</w:t>
      </w:r>
      <w:r w:rsidRPr="00A43EAA">
        <w:rPr>
          <w:rFonts w:ascii="Times New Roman" w:hAnsi="Times New Roman" w:cs="Times New Roman"/>
          <w:sz w:val="20"/>
          <w:szCs w:val="20"/>
        </w:rPr>
        <w:t xml:space="preserve"> around the instance </w:t>
      </w:r>
      <w:r w:rsidRPr="00A43EAA">
        <w:rPr>
          <w:rFonts w:ascii="Times New Roman" w:hAnsi="Times New Roman" w:cs="Times New Roman"/>
          <w:b/>
          <w:bCs/>
          <w:sz w:val="20"/>
          <w:szCs w:val="20"/>
        </w:rPr>
        <w:t>x</w:t>
      </w:r>
      <w:r w:rsidRPr="00A43EAA">
        <w:rPr>
          <w:rFonts w:ascii="Times New Roman" w:hAnsi="Times New Roman" w:cs="Times New Roman"/>
          <w:sz w:val="20"/>
          <w:szCs w:val="20"/>
        </w:rPr>
        <w:t>,</w:t>
      </w:r>
    </w:p>
    <w:p w14:paraId="7F789910" w14:textId="77777777" w:rsidR="00A43EAA" w:rsidRPr="00A43EAA" w:rsidRDefault="00A43EAA" w:rsidP="00A43EAA">
      <w:pPr>
        <w:numPr>
          <w:ilvl w:val="0"/>
          <w:numId w:val="24"/>
        </w:numPr>
        <w:spacing w:after="0"/>
        <w:jc w:val="both"/>
        <w:rPr>
          <w:rFonts w:ascii="Times New Roman" w:hAnsi="Times New Roman" w:cs="Times New Roman"/>
          <w:sz w:val="20"/>
          <w:szCs w:val="20"/>
        </w:rPr>
      </w:pPr>
      <w:r w:rsidRPr="00A43EAA">
        <w:rPr>
          <w:rFonts w:ascii="Times New Roman" w:hAnsi="Times New Roman" w:cs="Times New Roman"/>
          <w:b/>
          <w:bCs/>
          <w:sz w:val="20"/>
          <w:szCs w:val="20"/>
        </w:rPr>
        <w:t>πₓ</w:t>
      </w:r>
      <w:r w:rsidRPr="00A43EAA">
        <w:rPr>
          <w:rFonts w:ascii="Times New Roman" w:hAnsi="Times New Roman" w:cs="Times New Roman"/>
          <w:sz w:val="20"/>
          <w:szCs w:val="20"/>
        </w:rPr>
        <w:t xml:space="preserve"> defines the </w:t>
      </w:r>
      <w:r w:rsidRPr="00A43EAA">
        <w:rPr>
          <w:rFonts w:ascii="Times New Roman" w:hAnsi="Times New Roman" w:cs="Times New Roman"/>
          <w:b/>
          <w:bCs/>
          <w:sz w:val="20"/>
          <w:szCs w:val="20"/>
        </w:rPr>
        <w:t>locality</w:t>
      </w:r>
      <w:r w:rsidRPr="00A43EAA">
        <w:rPr>
          <w:rFonts w:ascii="Times New Roman" w:hAnsi="Times New Roman" w:cs="Times New Roman"/>
          <w:sz w:val="20"/>
          <w:szCs w:val="20"/>
        </w:rPr>
        <w:t xml:space="preserve"> around </w:t>
      </w:r>
      <w:r w:rsidRPr="00A43EAA">
        <w:rPr>
          <w:rFonts w:ascii="Times New Roman" w:hAnsi="Times New Roman" w:cs="Times New Roman"/>
          <w:b/>
          <w:bCs/>
          <w:sz w:val="20"/>
          <w:szCs w:val="20"/>
        </w:rPr>
        <w:t>x</w:t>
      </w:r>
      <w:r w:rsidRPr="00A43EAA">
        <w:rPr>
          <w:rFonts w:ascii="Times New Roman" w:hAnsi="Times New Roman" w:cs="Times New Roman"/>
          <w:sz w:val="20"/>
          <w:szCs w:val="20"/>
        </w:rPr>
        <w:t xml:space="preserve">, assigning higher weights to samples closer to </w:t>
      </w:r>
      <w:r w:rsidRPr="00A43EAA">
        <w:rPr>
          <w:rFonts w:ascii="Times New Roman" w:hAnsi="Times New Roman" w:cs="Times New Roman"/>
          <w:b/>
          <w:bCs/>
          <w:sz w:val="20"/>
          <w:szCs w:val="20"/>
        </w:rPr>
        <w:t>x</w:t>
      </w:r>
      <w:r w:rsidRPr="00A43EAA">
        <w:rPr>
          <w:rFonts w:ascii="Times New Roman" w:hAnsi="Times New Roman" w:cs="Times New Roman"/>
          <w:sz w:val="20"/>
          <w:szCs w:val="20"/>
        </w:rPr>
        <w:t>, and</w:t>
      </w:r>
    </w:p>
    <w:p w14:paraId="50950641" w14:textId="77777777" w:rsidR="00A43EAA" w:rsidRPr="00A43EAA" w:rsidRDefault="00A43EAA" w:rsidP="00A43EAA">
      <w:pPr>
        <w:numPr>
          <w:ilvl w:val="0"/>
          <w:numId w:val="24"/>
        </w:numPr>
        <w:spacing w:after="0"/>
        <w:jc w:val="both"/>
        <w:rPr>
          <w:rFonts w:ascii="Times New Roman" w:hAnsi="Times New Roman" w:cs="Times New Roman"/>
          <w:sz w:val="20"/>
          <w:szCs w:val="20"/>
        </w:rPr>
      </w:pPr>
      <w:r w:rsidRPr="00A43EAA">
        <w:rPr>
          <w:rFonts w:ascii="Times New Roman" w:hAnsi="Times New Roman" w:cs="Times New Roman"/>
          <w:b/>
          <w:bCs/>
          <w:sz w:val="20"/>
          <w:szCs w:val="20"/>
        </w:rPr>
        <w:lastRenderedPageBreak/>
        <w:t>Ω(g)</w:t>
      </w:r>
      <w:r w:rsidRPr="00A43EAA">
        <w:rPr>
          <w:rFonts w:ascii="Times New Roman" w:hAnsi="Times New Roman" w:cs="Times New Roman"/>
          <w:sz w:val="20"/>
          <w:szCs w:val="20"/>
        </w:rPr>
        <w:t xml:space="preserve"> represents the </w:t>
      </w:r>
      <w:r w:rsidRPr="00A43EAA">
        <w:rPr>
          <w:rFonts w:ascii="Times New Roman" w:hAnsi="Times New Roman" w:cs="Times New Roman"/>
          <w:b/>
          <w:bCs/>
          <w:sz w:val="20"/>
          <w:szCs w:val="20"/>
        </w:rPr>
        <w:t>complexity</w:t>
      </w:r>
      <w:r w:rsidRPr="00A43EAA">
        <w:rPr>
          <w:rFonts w:ascii="Times New Roman" w:hAnsi="Times New Roman" w:cs="Times New Roman"/>
          <w:sz w:val="20"/>
          <w:szCs w:val="20"/>
        </w:rPr>
        <w:t xml:space="preserve"> of the explanation model.</w:t>
      </w:r>
    </w:p>
    <w:p w14:paraId="2F92B977" w14:textId="39219278" w:rsidR="006C1A58" w:rsidRPr="006C1A58" w:rsidRDefault="006C1A58" w:rsidP="006C1A58">
      <w:pPr>
        <w:spacing w:after="0"/>
        <w:jc w:val="both"/>
        <w:rPr>
          <w:rFonts w:ascii="Times New Roman" w:hAnsi="Times New Roman" w:cs="Times New Roman"/>
          <w:sz w:val="20"/>
          <w:szCs w:val="20"/>
        </w:rPr>
      </w:pPr>
      <w:r w:rsidRPr="006C1A58">
        <w:rPr>
          <w:rFonts w:ascii="Times New Roman" w:hAnsi="Times New Roman" w:cs="Times New Roman"/>
          <w:sz w:val="20"/>
          <w:szCs w:val="20"/>
        </w:rPr>
        <w:t>Therefore, we ensure that the explanation model g is as high-fidelity as possible (accurate) while maintaining low complexity (interpretable).</w:t>
      </w:r>
    </w:p>
    <w:p w14:paraId="2AE1E44C" w14:textId="77777777" w:rsidR="006C1A58" w:rsidRPr="006C1A58" w:rsidRDefault="006C1A58" w:rsidP="006C1A58">
      <w:pPr>
        <w:spacing w:after="0"/>
        <w:jc w:val="both"/>
        <w:rPr>
          <w:rFonts w:ascii="Times New Roman" w:hAnsi="Times New Roman" w:cs="Times New Roman"/>
          <w:sz w:val="20"/>
          <w:szCs w:val="20"/>
        </w:rPr>
      </w:pPr>
    </w:p>
    <w:p w14:paraId="36FFF7D3" w14:textId="47F0C0FB" w:rsidR="006C1A58" w:rsidRPr="006C1A58" w:rsidRDefault="006C1A58" w:rsidP="006C1A58">
      <w:pPr>
        <w:spacing w:after="0"/>
        <w:jc w:val="both"/>
        <w:rPr>
          <w:rFonts w:ascii="Times New Roman" w:hAnsi="Times New Roman" w:cs="Times New Roman"/>
          <w:b/>
          <w:bCs/>
          <w:sz w:val="20"/>
          <w:szCs w:val="20"/>
        </w:rPr>
      </w:pPr>
      <w:r w:rsidRPr="006C1A58">
        <w:rPr>
          <w:rFonts w:ascii="Times New Roman" w:hAnsi="Times New Roman" w:cs="Times New Roman"/>
          <w:b/>
          <w:bCs/>
          <w:sz w:val="20"/>
          <w:szCs w:val="20"/>
        </w:rPr>
        <w:t>3.</w:t>
      </w:r>
      <w:r>
        <w:rPr>
          <w:rFonts w:ascii="Times New Roman" w:hAnsi="Times New Roman" w:cs="Times New Roman"/>
          <w:b/>
          <w:bCs/>
          <w:sz w:val="20"/>
          <w:szCs w:val="20"/>
        </w:rPr>
        <w:t xml:space="preserve"> </w:t>
      </w:r>
      <w:r w:rsidRPr="006C1A58">
        <w:rPr>
          <w:rFonts w:ascii="Times New Roman" w:hAnsi="Times New Roman" w:cs="Times New Roman"/>
          <w:b/>
          <w:bCs/>
          <w:sz w:val="20"/>
          <w:szCs w:val="20"/>
        </w:rPr>
        <w:t>Model Evaluation via SHAP</w:t>
      </w:r>
    </w:p>
    <w:p w14:paraId="14D326AE" w14:textId="77777777" w:rsidR="006C1A58" w:rsidRPr="006C1A58" w:rsidRDefault="006C1A58" w:rsidP="006C1A58">
      <w:pPr>
        <w:spacing w:after="0"/>
        <w:jc w:val="both"/>
        <w:rPr>
          <w:rFonts w:ascii="Times New Roman" w:hAnsi="Times New Roman" w:cs="Times New Roman"/>
          <w:sz w:val="20"/>
          <w:szCs w:val="20"/>
        </w:rPr>
      </w:pPr>
      <w:r w:rsidRPr="006C1A58">
        <w:rPr>
          <w:rFonts w:ascii="Times New Roman" w:hAnsi="Times New Roman" w:cs="Times New Roman"/>
          <w:sz w:val="20"/>
          <w:szCs w:val="20"/>
        </w:rPr>
        <w:t xml:space="preserve">SHAP, or </w:t>
      </w:r>
      <w:proofErr w:type="spellStart"/>
      <w:r w:rsidRPr="006C1A58">
        <w:rPr>
          <w:rFonts w:ascii="Times New Roman" w:hAnsi="Times New Roman" w:cs="Times New Roman"/>
          <w:sz w:val="20"/>
          <w:szCs w:val="20"/>
        </w:rPr>
        <w:t>SHapley</w:t>
      </w:r>
      <w:proofErr w:type="spellEnd"/>
      <w:r w:rsidRPr="006C1A58">
        <w:rPr>
          <w:rFonts w:ascii="Times New Roman" w:hAnsi="Times New Roman" w:cs="Times New Roman"/>
          <w:sz w:val="20"/>
          <w:szCs w:val="20"/>
        </w:rPr>
        <w:t xml:space="preserve"> Additive </w:t>
      </w:r>
      <w:proofErr w:type="spellStart"/>
      <w:r w:rsidRPr="006C1A58">
        <w:rPr>
          <w:rFonts w:ascii="Times New Roman" w:hAnsi="Times New Roman" w:cs="Times New Roman"/>
          <w:sz w:val="20"/>
          <w:szCs w:val="20"/>
        </w:rPr>
        <w:t>exPlanations</w:t>
      </w:r>
      <w:proofErr w:type="spellEnd"/>
      <w:r w:rsidRPr="006C1A58">
        <w:rPr>
          <w:rFonts w:ascii="Times New Roman" w:hAnsi="Times New Roman" w:cs="Times New Roman"/>
          <w:sz w:val="20"/>
          <w:szCs w:val="20"/>
        </w:rPr>
        <w:t>, is an additional model-agnostic interpretability technique adopted in this study. SHAP, a method based on Shapley values from cooperative game theory, considers each feature as a "player" that contributes to the model's final prediction, regarding the model’s output as the total "payout." Like other cooperative games, Shapley values distribute this total contribution of the features in an equitable way based on the marginal contributions the players make to the overall outcome of interest.</w:t>
      </w:r>
    </w:p>
    <w:p w14:paraId="037FB090" w14:textId="77777777" w:rsidR="006C1A58" w:rsidRPr="006C1A58" w:rsidRDefault="006C1A58" w:rsidP="006C1A58">
      <w:pPr>
        <w:spacing w:after="0"/>
        <w:jc w:val="both"/>
        <w:rPr>
          <w:rFonts w:ascii="Times New Roman" w:hAnsi="Times New Roman" w:cs="Times New Roman"/>
          <w:sz w:val="20"/>
          <w:szCs w:val="20"/>
        </w:rPr>
      </w:pPr>
      <w:r w:rsidRPr="006C1A58">
        <w:rPr>
          <w:rFonts w:ascii="Times New Roman" w:hAnsi="Times New Roman" w:cs="Times New Roman"/>
          <w:sz w:val="20"/>
          <w:szCs w:val="20"/>
        </w:rPr>
        <w:t>SHAP provides explanations at both the global and local levels:</w:t>
      </w:r>
    </w:p>
    <w:p w14:paraId="54A54580" w14:textId="171E9002" w:rsidR="006C1A58" w:rsidRPr="006C1A58" w:rsidRDefault="006C1A58" w:rsidP="006C1A58">
      <w:pPr>
        <w:spacing w:after="0"/>
        <w:jc w:val="both"/>
        <w:rPr>
          <w:rFonts w:ascii="Times New Roman" w:hAnsi="Times New Roman" w:cs="Times New Roman"/>
          <w:sz w:val="20"/>
          <w:szCs w:val="20"/>
        </w:rPr>
      </w:pPr>
      <w:r w:rsidRPr="006C1A58">
        <w:rPr>
          <w:rFonts w:ascii="Times New Roman" w:hAnsi="Times New Roman" w:cs="Times New Roman"/>
          <w:sz w:val="20"/>
          <w:szCs w:val="20"/>
        </w:rPr>
        <w:t>•</w:t>
      </w:r>
      <w:r>
        <w:rPr>
          <w:rFonts w:ascii="Times New Roman" w:hAnsi="Times New Roman" w:cs="Times New Roman"/>
          <w:sz w:val="20"/>
          <w:szCs w:val="20"/>
        </w:rPr>
        <w:t xml:space="preserve"> </w:t>
      </w:r>
      <w:r w:rsidRPr="006C1A58">
        <w:rPr>
          <w:rFonts w:ascii="Times New Roman" w:hAnsi="Times New Roman" w:cs="Times New Roman"/>
          <w:b/>
          <w:bCs/>
          <w:sz w:val="20"/>
          <w:szCs w:val="20"/>
        </w:rPr>
        <w:t>Global level</w:t>
      </w:r>
      <w:r w:rsidRPr="006C1A58">
        <w:rPr>
          <w:rFonts w:ascii="Times New Roman" w:hAnsi="Times New Roman" w:cs="Times New Roman"/>
          <w:sz w:val="20"/>
          <w:szCs w:val="20"/>
        </w:rPr>
        <w:t xml:space="preserve"> – the overall importance of each feature to the final model.</w:t>
      </w:r>
    </w:p>
    <w:p w14:paraId="63681A63" w14:textId="07D141E4" w:rsidR="006C1A58" w:rsidRPr="006C1A58" w:rsidRDefault="006C1A58" w:rsidP="006C1A58">
      <w:pPr>
        <w:spacing w:after="0"/>
        <w:jc w:val="both"/>
        <w:rPr>
          <w:rFonts w:ascii="Times New Roman" w:hAnsi="Times New Roman" w:cs="Times New Roman"/>
          <w:sz w:val="20"/>
          <w:szCs w:val="20"/>
        </w:rPr>
      </w:pPr>
      <w:r w:rsidRPr="006C1A58">
        <w:rPr>
          <w:rFonts w:ascii="Times New Roman" w:hAnsi="Times New Roman" w:cs="Times New Roman"/>
          <w:b/>
          <w:bCs/>
          <w:sz w:val="20"/>
          <w:szCs w:val="20"/>
        </w:rPr>
        <w:t>•</w:t>
      </w:r>
      <w:r>
        <w:rPr>
          <w:rFonts w:ascii="Times New Roman" w:hAnsi="Times New Roman" w:cs="Times New Roman"/>
          <w:b/>
          <w:bCs/>
          <w:sz w:val="20"/>
          <w:szCs w:val="20"/>
        </w:rPr>
        <w:t xml:space="preserve"> </w:t>
      </w:r>
      <w:r w:rsidRPr="006C1A58">
        <w:rPr>
          <w:rFonts w:ascii="Times New Roman" w:hAnsi="Times New Roman" w:cs="Times New Roman"/>
          <w:b/>
          <w:bCs/>
          <w:sz w:val="20"/>
          <w:szCs w:val="20"/>
        </w:rPr>
        <w:t>Local level –</w:t>
      </w:r>
      <w:r w:rsidRPr="006C1A58">
        <w:rPr>
          <w:rFonts w:ascii="Times New Roman" w:hAnsi="Times New Roman" w:cs="Times New Roman"/>
          <w:sz w:val="20"/>
          <w:szCs w:val="20"/>
        </w:rPr>
        <w:t xml:space="preserve"> how much each feature contributed to a model-based prediction for a single observation.</w:t>
      </w:r>
    </w:p>
    <w:p w14:paraId="2BC92E78" w14:textId="77777777" w:rsidR="006C1A58" w:rsidRPr="006C1A58" w:rsidRDefault="006C1A58" w:rsidP="006C1A58">
      <w:pPr>
        <w:spacing w:after="0"/>
        <w:jc w:val="both"/>
        <w:rPr>
          <w:rFonts w:ascii="Times New Roman" w:hAnsi="Times New Roman" w:cs="Times New Roman"/>
          <w:sz w:val="20"/>
          <w:szCs w:val="20"/>
        </w:rPr>
      </w:pPr>
      <w:r w:rsidRPr="006C1A58">
        <w:rPr>
          <w:rFonts w:ascii="Times New Roman" w:hAnsi="Times New Roman" w:cs="Times New Roman"/>
          <w:sz w:val="20"/>
          <w:szCs w:val="20"/>
        </w:rPr>
        <w:t xml:space="preserve">By providing both global and local level explanations, SHAP offers insight into the </w:t>
      </w:r>
      <w:proofErr w:type="spellStart"/>
      <w:r w:rsidRPr="006C1A58">
        <w:rPr>
          <w:rFonts w:ascii="Times New Roman" w:hAnsi="Times New Roman" w:cs="Times New Roman"/>
          <w:sz w:val="20"/>
          <w:szCs w:val="20"/>
        </w:rPr>
        <w:t>behavior</w:t>
      </w:r>
      <w:proofErr w:type="spellEnd"/>
      <w:r w:rsidRPr="006C1A58">
        <w:rPr>
          <w:rFonts w:ascii="Times New Roman" w:hAnsi="Times New Roman" w:cs="Times New Roman"/>
          <w:sz w:val="20"/>
          <w:szCs w:val="20"/>
        </w:rPr>
        <w:t xml:space="preserve"> of the model as a whole, and can provide an understanding of why a particular model made a specific prediction.</w:t>
      </w:r>
    </w:p>
    <w:p w14:paraId="2E444BA4" w14:textId="600877A6" w:rsidR="00AD1804" w:rsidRDefault="006C1A58" w:rsidP="006C1A58">
      <w:pPr>
        <w:spacing w:after="0"/>
        <w:jc w:val="both"/>
        <w:rPr>
          <w:rFonts w:ascii="Times New Roman" w:hAnsi="Times New Roman" w:cs="Times New Roman"/>
          <w:sz w:val="20"/>
          <w:szCs w:val="20"/>
        </w:rPr>
      </w:pPr>
      <w:r w:rsidRPr="006C1A58">
        <w:rPr>
          <w:rFonts w:ascii="Times New Roman" w:hAnsi="Times New Roman" w:cs="Times New Roman"/>
          <w:sz w:val="20"/>
          <w:szCs w:val="20"/>
        </w:rPr>
        <w:t xml:space="preserve">An optimization of SHAP, </w:t>
      </w:r>
      <w:proofErr w:type="spellStart"/>
      <w:r w:rsidRPr="006C1A58">
        <w:rPr>
          <w:rFonts w:ascii="Times New Roman" w:hAnsi="Times New Roman" w:cs="Times New Roman"/>
          <w:sz w:val="20"/>
          <w:szCs w:val="20"/>
        </w:rPr>
        <w:t>TreeSHAP</w:t>
      </w:r>
      <w:proofErr w:type="spellEnd"/>
      <w:r w:rsidRPr="006C1A58">
        <w:rPr>
          <w:rFonts w:ascii="Times New Roman" w:hAnsi="Times New Roman" w:cs="Times New Roman"/>
          <w:sz w:val="20"/>
          <w:szCs w:val="20"/>
        </w:rPr>
        <w:t xml:space="preserve">, was developed to compute Shapley values efficiently in tree-based models such as Random Forest, Gradient Boosted Trees, and </w:t>
      </w:r>
      <w:proofErr w:type="spellStart"/>
      <w:r w:rsidRPr="006C1A58">
        <w:rPr>
          <w:rFonts w:ascii="Times New Roman" w:hAnsi="Times New Roman" w:cs="Times New Roman"/>
          <w:sz w:val="20"/>
          <w:szCs w:val="20"/>
        </w:rPr>
        <w:t>XGBoost</w:t>
      </w:r>
      <w:proofErr w:type="spellEnd"/>
      <w:r w:rsidRPr="006C1A58">
        <w:rPr>
          <w:rFonts w:ascii="Times New Roman" w:hAnsi="Times New Roman" w:cs="Times New Roman"/>
          <w:sz w:val="20"/>
          <w:szCs w:val="20"/>
        </w:rPr>
        <w:t xml:space="preserve">. </w:t>
      </w:r>
      <w:proofErr w:type="spellStart"/>
      <w:r w:rsidRPr="006C1A58">
        <w:rPr>
          <w:rFonts w:ascii="Times New Roman" w:hAnsi="Times New Roman" w:cs="Times New Roman"/>
          <w:sz w:val="20"/>
          <w:szCs w:val="20"/>
        </w:rPr>
        <w:t>TreeSHAP</w:t>
      </w:r>
      <w:proofErr w:type="spellEnd"/>
      <w:r w:rsidRPr="006C1A58">
        <w:rPr>
          <w:rFonts w:ascii="Times New Roman" w:hAnsi="Times New Roman" w:cs="Times New Roman"/>
          <w:sz w:val="20"/>
          <w:szCs w:val="20"/>
        </w:rPr>
        <w:t xml:space="preserve"> was shown to give exact estimates of Shapley values without the excess computational burden on these important classes of models, making it potentially useful for inference in large scale applications.</w:t>
      </w:r>
    </w:p>
    <w:p w14:paraId="0CB5CF88" w14:textId="77777777" w:rsidR="006C1A58" w:rsidRDefault="006C1A58" w:rsidP="006C1A58">
      <w:pPr>
        <w:spacing w:after="0"/>
        <w:jc w:val="both"/>
        <w:rPr>
          <w:rFonts w:ascii="Times New Roman" w:hAnsi="Times New Roman" w:cs="Times New Roman"/>
          <w:sz w:val="20"/>
          <w:szCs w:val="20"/>
        </w:rPr>
      </w:pPr>
    </w:p>
    <w:p w14:paraId="7158F704" w14:textId="77777777" w:rsidR="00AD1804" w:rsidRPr="00A43EAA" w:rsidRDefault="00AD1804" w:rsidP="00AD1804">
      <w:pPr>
        <w:spacing w:after="0"/>
        <w:jc w:val="center"/>
        <w:rPr>
          <w:rFonts w:ascii="Times New Roman" w:hAnsi="Times New Roman" w:cs="Times New Roman"/>
          <w:sz w:val="20"/>
          <w:szCs w:val="20"/>
        </w:rPr>
      </w:pPr>
      <w:r w:rsidRPr="00A43EAA">
        <w:rPr>
          <w:rFonts w:ascii="Times New Roman" w:hAnsi="Times New Roman" w:cs="Times New Roman"/>
          <w:sz w:val="20"/>
          <w:szCs w:val="20"/>
        </w:rPr>
        <w:t>IV. RESULTS AND DISCUSSION</w:t>
      </w:r>
    </w:p>
    <w:p w14:paraId="11B13D93" w14:textId="77777777" w:rsidR="006C1A58" w:rsidRPr="006C1A58" w:rsidRDefault="006C1A58" w:rsidP="006C1A58">
      <w:pPr>
        <w:spacing w:after="0"/>
        <w:jc w:val="both"/>
        <w:rPr>
          <w:rFonts w:ascii="Times New Roman" w:hAnsi="Times New Roman" w:cs="Times New Roman"/>
          <w:sz w:val="20"/>
          <w:szCs w:val="20"/>
        </w:rPr>
      </w:pPr>
      <w:r w:rsidRPr="006C1A58">
        <w:rPr>
          <w:rFonts w:ascii="Times New Roman" w:hAnsi="Times New Roman" w:cs="Times New Roman"/>
          <w:sz w:val="20"/>
          <w:szCs w:val="20"/>
        </w:rPr>
        <w:t>Following feature selection, data preprocessing, and model optimization, the prepared stroke dataset was used to train and assess two sophisticated models: Convolutional Neural Network (CNN) and Gradient Boosting (GB). 18 features that represent clinical and lifestyle factors influencing stroke risk were chosen from 2,685 samples to test both models.</w:t>
      </w:r>
    </w:p>
    <w:p w14:paraId="050C5DDA" w14:textId="77777777" w:rsidR="00C41E5A" w:rsidRDefault="00C41E5A" w:rsidP="00AD1804">
      <w:pPr>
        <w:spacing w:after="0"/>
        <w:jc w:val="both"/>
        <w:rPr>
          <w:rFonts w:ascii="Times New Roman" w:hAnsi="Times New Roman" w:cs="Times New Roman"/>
          <w:i/>
          <w:iCs/>
          <w:sz w:val="20"/>
          <w:szCs w:val="20"/>
        </w:rPr>
      </w:pPr>
    </w:p>
    <w:p w14:paraId="661C0F94" w14:textId="32410FEA" w:rsidR="00AD1804" w:rsidRPr="00C41E5A" w:rsidRDefault="00990449" w:rsidP="00AD1804">
      <w:pPr>
        <w:spacing w:after="0"/>
        <w:jc w:val="both"/>
        <w:rPr>
          <w:rFonts w:ascii="Times New Roman" w:hAnsi="Times New Roman" w:cs="Times New Roman"/>
          <w:i/>
          <w:iCs/>
          <w:sz w:val="20"/>
          <w:szCs w:val="20"/>
        </w:rPr>
      </w:pPr>
      <w:r w:rsidRPr="00C41E5A">
        <w:rPr>
          <w:rFonts w:ascii="Times New Roman" w:hAnsi="Times New Roman" w:cs="Times New Roman"/>
          <w:i/>
          <w:iCs/>
          <w:sz w:val="20"/>
          <w:szCs w:val="20"/>
        </w:rPr>
        <w:t xml:space="preserve">A. </w:t>
      </w:r>
      <w:r w:rsidR="00AD1804" w:rsidRPr="00C41E5A">
        <w:rPr>
          <w:rFonts w:ascii="Times New Roman" w:hAnsi="Times New Roman" w:cs="Times New Roman"/>
          <w:i/>
          <w:iCs/>
          <w:sz w:val="20"/>
          <w:szCs w:val="20"/>
        </w:rPr>
        <w:t>Model Evaluation Metrics</w:t>
      </w:r>
    </w:p>
    <w:p w14:paraId="1C8EC44A" w14:textId="77777777" w:rsidR="006C1A58" w:rsidRPr="006C1A58" w:rsidRDefault="006C1A58" w:rsidP="006C1A58">
      <w:pPr>
        <w:spacing w:after="0"/>
        <w:rPr>
          <w:rFonts w:ascii="Times New Roman" w:hAnsi="Times New Roman" w:cs="Times New Roman"/>
          <w:sz w:val="20"/>
          <w:szCs w:val="20"/>
        </w:rPr>
      </w:pPr>
      <w:r w:rsidRPr="006C1A58">
        <w:rPr>
          <w:rFonts w:ascii="Times New Roman" w:hAnsi="Times New Roman" w:cs="Times New Roman"/>
          <w:sz w:val="20"/>
          <w:szCs w:val="20"/>
        </w:rPr>
        <w:t xml:space="preserve">Accuracy, precision, recall, and F1-score were calculated for each class (No Stroke, Ischemic Stroke, </w:t>
      </w:r>
      <w:proofErr w:type="spellStart"/>
      <w:r w:rsidRPr="006C1A58">
        <w:rPr>
          <w:rFonts w:ascii="Times New Roman" w:hAnsi="Times New Roman" w:cs="Times New Roman"/>
          <w:sz w:val="20"/>
          <w:szCs w:val="20"/>
        </w:rPr>
        <w:t>Hemorrhagic</w:t>
      </w:r>
      <w:proofErr w:type="spellEnd"/>
      <w:r w:rsidRPr="006C1A58">
        <w:rPr>
          <w:rFonts w:ascii="Times New Roman" w:hAnsi="Times New Roman" w:cs="Times New Roman"/>
          <w:sz w:val="20"/>
          <w:szCs w:val="20"/>
        </w:rPr>
        <w:t xml:space="preserve"> Stroke, and Transient Ischemic Attack) in order to evaluate the model's performance. Below is a summary of the findings.</w:t>
      </w:r>
    </w:p>
    <w:p w14:paraId="3F894C64" w14:textId="5E5794FA" w:rsidR="00AD1804" w:rsidRPr="00990449" w:rsidRDefault="00AD1804" w:rsidP="00990449">
      <w:pPr>
        <w:spacing w:after="0"/>
        <w:rPr>
          <w:rFonts w:ascii="Times New Roman" w:hAnsi="Times New Roman" w:cs="Times New Roman"/>
          <w:b/>
          <w:bCs/>
          <w:sz w:val="20"/>
          <w:szCs w:val="20"/>
        </w:rPr>
      </w:pPr>
      <w:r w:rsidRPr="00AD1804">
        <w:rPr>
          <w:rFonts w:ascii="Times New Roman" w:hAnsi="Times New Roman" w:cs="Times New Roman"/>
          <w:b/>
          <w:bCs/>
          <w:sz w:val="20"/>
          <w:szCs w:val="20"/>
        </w:rPr>
        <w:t xml:space="preserve">1. </w:t>
      </w:r>
      <w:r w:rsidRPr="00990449">
        <w:rPr>
          <w:rFonts w:ascii="Times New Roman" w:hAnsi="Times New Roman" w:cs="Times New Roman"/>
          <w:b/>
          <w:bCs/>
          <w:sz w:val="20"/>
          <w:szCs w:val="20"/>
        </w:rPr>
        <w:t>Gradient Boosting Results</w:t>
      </w:r>
    </w:p>
    <w:p w14:paraId="0BCE7DE2" w14:textId="1EEC5658" w:rsidR="00990449" w:rsidRDefault="00990449" w:rsidP="00990449">
      <w:pPr>
        <w:pStyle w:val="ListParagraph"/>
        <w:numPr>
          <w:ilvl w:val="0"/>
          <w:numId w:val="27"/>
        </w:numPr>
        <w:spacing w:after="0"/>
        <w:jc w:val="both"/>
        <w:rPr>
          <w:rFonts w:ascii="Times New Roman" w:hAnsi="Times New Roman" w:cs="Times New Roman"/>
          <w:b/>
          <w:bCs/>
          <w:sz w:val="20"/>
          <w:szCs w:val="20"/>
        </w:rPr>
      </w:pPr>
      <w:r w:rsidRPr="00990449">
        <w:rPr>
          <w:rFonts w:ascii="Times New Roman" w:hAnsi="Times New Roman" w:cs="Times New Roman"/>
          <w:b/>
          <w:bCs/>
          <w:sz w:val="20"/>
          <w:szCs w:val="20"/>
        </w:rPr>
        <w:t xml:space="preserve"> Performance Metrics</w:t>
      </w:r>
    </w:p>
    <w:p w14:paraId="4889684E" w14:textId="46A81F0B" w:rsidR="00C41E5A" w:rsidRPr="00C41E5A" w:rsidRDefault="00C41E5A" w:rsidP="00C41E5A">
      <w:pPr>
        <w:spacing w:after="0"/>
        <w:jc w:val="both"/>
        <w:rPr>
          <w:rFonts w:ascii="Times New Roman" w:hAnsi="Times New Roman" w:cs="Times New Roman"/>
          <w:b/>
          <w:bCs/>
          <w:sz w:val="20"/>
          <w:szCs w:val="20"/>
        </w:rPr>
      </w:pPr>
      <w:r w:rsidRPr="00AD1804">
        <w:rPr>
          <w:rFonts w:ascii="Times New Roman" w:hAnsi="Times New Roman" w:cs="Times New Roman"/>
          <w:sz w:val="20"/>
          <w:szCs w:val="20"/>
        </w:rPr>
        <w:lastRenderedPageBreak/>
        <w:t xml:space="preserve">The Gradient Boosting model achieved an impressive </w:t>
      </w:r>
      <w:r w:rsidRPr="00AD1804">
        <w:rPr>
          <w:rFonts w:ascii="Times New Roman" w:hAnsi="Times New Roman" w:cs="Times New Roman"/>
          <w:b/>
          <w:bCs/>
          <w:sz w:val="20"/>
          <w:szCs w:val="20"/>
        </w:rPr>
        <w:t>test</w:t>
      </w:r>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acc</w:t>
      </w:r>
      <w:proofErr w:type="spellEnd"/>
      <w:r>
        <w:rPr>
          <w:rFonts w:ascii="Times New Roman" w:hAnsi="Times New Roman" w:cs="Times New Roman"/>
          <w:b/>
          <w:bCs/>
          <w:sz w:val="20"/>
          <w:szCs w:val="20"/>
        </w:rPr>
        <w:t>-</w:t>
      </w:r>
    </w:p>
    <w:p w14:paraId="114480B5" w14:textId="1F2E27AE" w:rsidR="00AD1804" w:rsidRPr="00AD1804" w:rsidRDefault="00C41E5A" w:rsidP="00AD1804">
      <w:pPr>
        <w:spacing w:after="0"/>
        <w:jc w:val="both"/>
        <w:rPr>
          <w:rFonts w:ascii="Times New Roman" w:hAnsi="Times New Roman" w:cs="Times New Roman"/>
          <w:sz w:val="20"/>
          <w:szCs w:val="20"/>
        </w:rPr>
      </w:pPr>
      <w:proofErr w:type="spellStart"/>
      <w:r w:rsidRPr="00C41E5A">
        <w:rPr>
          <w:rFonts w:ascii="Times New Roman" w:hAnsi="Times New Roman" w:cs="Times New Roman"/>
          <w:b/>
          <w:bCs/>
          <w:sz w:val="20"/>
          <w:szCs w:val="20"/>
        </w:rPr>
        <w:t>uracy</w:t>
      </w:r>
      <w:proofErr w:type="spellEnd"/>
      <w:r>
        <w:rPr>
          <w:rFonts w:ascii="Times New Roman" w:hAnsi="Times New Roman" w:cs="Times New Roman"/>
          <w:sz w:val="20"/>
          <w:szCs w:val="20"/>
        </w:rPr>
        <w:t xml:space="preserve"> </w:t>
      </w:r>
      <w:r w:rsidR="00AD1804" w:rsidRPr="00AD1804">
        <w:rPr>
          <w:rFonts w:ascii="Times New Roman" w:hAnsi="Times New Roman" w:cs="Times New Roman"/>
          <w:b/>
          <w:bCs/>
          <w:sz w:val="20"/>
          <w:szCs w:val="20"/>
        </w:rPr>
        <w:t>of 98.25%</w:t>
      </w:r>
      <w:r w:rsidR="00AD1804" w:rsidRPr="00AD1804">
        <w:rPr>
          <w:rFonts w:ascii="Times New Roman" w:hAnsi="Times New Roman" w:cs="Times New Roman"/>
          <w:sz w:val="20"/>
          <w:szCs w:val="20"/>
        </w:rPr>
        <w:t>, outperforming other baseline models. It demonstrated high precision and recall across all four classes, indicating robust generalization and minimal misclassification.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3"/>
        <w:gridCol w:w="866"/>
        <w:gridCol w:w="614"/>
        <w:gridCol w:w="785"/>
        <w:gridCol w:w="796"/>
      </w:tblGrid>
      <w:tr w:rsidR="00AD1804" w:rsidRPr="00AD1804" w14:paraId="2B484218" w14:textId="77777777" w:rsidTr="00AD1804">
        <w:trPr>
          <w:tblHeader/>
          <w:tblCellSpacing w:w="15" w:type="dxa"/>
        </w:trPr>
        <w:tc>
          <w:tcPr>
            <w:tcW w:w="0" w:type="auto"/>
            <w:vAlign w:val="center"/>
            <w:hideMark/>
          </w:tcPr>
          <w:p w14:paraId="68F9587A" w14:textId="77777777" w:rsidR="00AD1804" w:rsidRPr="00AD1804" w:rsidRDefault="00AD1804" w:rsidP="00AD1804">
            <w:pPr>
              <w:spacing w:after="0"/>
              <w:jc w:val="both"/>
              <w:rPr>
                <w:rFonts w:ascii="Times New Roman" w:hAnsi="Times New Roman" w:cs="Times New Roman"/>
                <w:b/>
                <w:bCs/>
                <w:sz w:val="20"/>
                <w:szCs w:val="20"/>
              </w:rPr>
            </w:pPr>
            <w:r w:rsidRPr="00AD1804">
              <w:rPr>
                <w:rFonts w:ascii="Times New Roman" w:hAnsi="Times New Roman" w:cs="Times New Roman"/>
                <w:b/>
                <w:bCs/>
                <w:sz w:val="20"/>
                <w:szCs w:val="20"/>
              </w:rPr>
              <w:t>Class</w:t>
            </w:r>
          </w:p>
        </w:tc>
        <w:tc>
          <w:tcPr>
            <w:tcW w:w="0" w:type="auto"/>
            <w:vAlign w:val="center"/>
            <w:hideMark/>
          </w:tcPr>
          <w:p w14:paraId="40C42480" w14:textId="77777777" w:rsidR="00AD1804" w:rsidRPr="00AD1804" w:rsidRDefault="00AD1804" w:rsidP="00AD1804">
            <w:pPr>
              <w:spacing w:after="0"/>
              <w:jc w:val="both"/>
              <w:rPr>
                <w:rFonts w:ascii="Times New Roman" w:hAnsi="Times New Roman" w:cs="Times New Roman"/>
                <w:b/>
                <w:bCs/>
                <w:sz w:val="20"/>
                <w:szCs w:val="20"/>
              </w:rPr>
            </w:pPr>
            <w:r w:rsidRPr="00AD1804">
              <w:rPr>
                <w:rFonts w:ascii="Times New Roman" w:hAnsi="Times New Roman" w:cs="Times New Roman"/>
                <w:b/>
                <w:bCs/>
                <w:sz w:val="20"/>
                <w:szCs w:val="20"/>
              </w:rPr>
              <w:t>Precision</w:t>
            </w:r>
          </w:p>
        </w:tc>
        <w:tc>
          <w:tcPr>
            <w:tcW w:w="0" w:type="auto"/>
            <w:vAlign w:val="center"/>
            <w:hideMark/>
          </w:tcPr>
          <w:p w14:paraId="3FB916B8" w14:textId="77777777" w:rsidR="00AD1804" w:rsidRPr="00AD1804" w:rsidRDefault="00AD1804" w:rsidP="00AD1804">
            <w:pPr>
              <w:spacing w:after="0"/>
              <w:jc w:val="both"/>
              <w:rPr>
                <w:rFonts w:ascii="Times New Roman" w:hAnsi="Times New Roman" w:cs="Times New Roman"/>
                <w:b/>
                <w:bCs/>
                <w:sz w:val="20"/>
                <w:szCs w:val="20"/>
              </w:rPr>
            </w:pPr>
            <w:r w:rsidRPr="00AD1804">
              <w:rPr>
                <w:rFonts w:ascii="Times New Roman" w:hAnsi="Times New Roman" w:cs="Times New Roman"/>
                <w:b/>
                <w:bCs/>
                <w:sz w:val="20"/>
                <w:szCs w:val="20"/>
              </w:rPr>
              <w:t>Recall</w:t>
            </w:r>
          </w:p>
        </w:tc>
        <w:tc>
          <w:tcPr>
            <w:tcW w:w="0" w:type="auto"/>
            <w:vAlign w:val="center"/>
            <w:hideMark/>
          </w:tcPr>
          <w:p w14:paraId="3AA970FA" w14:textId="77777777" w:rsidR="00AD1804" w:rsidRPr="00AD1804" w:rsidRDefault="00AD1804" w:rsidP="00AD1804">
            <w:pPr>
              <w:spacing w:after="0"/>
              <w:jc w:val="both"/>
              <w:rPr>
                <w:rFonts w:ascii="Times New Roman" w:hAnsi="Times New Roman" w:cs="Times New Roman"/>
                <w:b/>
                <w:bCs/>
                <w:sz w:val="20"/>
                <w:szCs w:val="20"/>
              </w:rPr>
            </w:pPr>
            <w:r w:rsidRPr="00AD1804">
              <w:rPr>
                <w:rFonts w:ascii="Times New Roman" w:hAnsi="Times New Roman" w:cs="Times New Roman"/>
                <w:b/>
                <w:bCs/>
                <w:sz w:val="20"/>
                <w:szCs w:val="20"/>
              </w:rPr>
              <w:t>F1-Score</w:t>
            </w:r>
          </w:p>
        </w:tc>
        <w:tc>
          <w:tcPr>
            <w:tcW w:w="0" w:type="auto"/>
            <w:vAlign w:val="center"/>
            <w:hideMark/>
          </w:tcPr>
          <w:p w14:paraId="11600263" w14:textId="77777777" w:rsidR="00AD1804" w:rsidRPr="00AD1804" w:rsidRDefault="00AD1804" w:rsidP="00AD1804">
            <w:pPr>
              <w:spacing w:after="0"/>
              <w:jc w:val="both"/>
              <w:rPr>
                <w:rFonts w:ascii="Times New Roman" w:hAnsi="Times New Roman" w:cs="Times New Roman"/>
                <w:b/>
                <w:bCs/>
                <w:sz w:val="20"/>
                <w:szCs w:val="20"/>
              </w:rPr>
            </w:pPr>
            <w:r w:rsidRPr="00AD1804">
              <w:rPr>
                <w:rFonts w:ascii="Times New Roman" w:hAnsi="Times New Roman" w:cs="Times New Roman"/>
                <w:b/>
                <w:bCs/>
                <w:sz w:val="20"/>
                <w:szCs w:val="20"/>
              </w:rPr>
              <w:t>Support</w:t>
            </w:r>
          </w:p>
        </w:tc>
      </w:tr>
      <w:tr w:rsidR="00AD1804" w:rsidRPr="00AD1804" w14:paraId="6779BF48" w14:textId="77777777" w:rsidTr="00AD1804">
        <w:trPr>
          <w:tblCellSpacing w:w="15" w:type="dxa"/>
        </w:trPr>
        <w:tc>
          <w:tcPr>
            <w:tcW w:w="0" w:type="auto"/>
            <w:vAlign w:val="center"/>
            <w:hideMark/>
          </w:tcPr>
          <w:p w14:paraId="0E1C5A0E" w14:textId="77777777" w:rsidR="00AD1804" w:rsidRPr="00AD1804" w:rsidRDefault="00AD1804" w:rsidP="003817D5">
            <w:pPr>
              <w:spacing w:after="0"/>
              <w:rPr>
                <w:rFonts w:ascii="Times New Roman" w:hAnsi="Times New Roman" w:cs="Times New Roman"/>
                <w:sz w:val="20"/>
                <w:szCs w:val="20"/>
              </w:rPr>
            </w:pPr>
            <w:r w:rsidRPr="00AD1804">
              <w:rPr>
                <w:rFonts w:ascii="Times New Roman" w:hAnsi="Times New Roman" w:cs="Times New Roman"/>
                <w:sz w:val="20"/>
                <w:szCs w:val="20"/>
              </w:rPr>
              <w:t>0 (No Stroke)</w:t>
            </w:r>
          </w:p>
        </w:tc>
        <w:tc>
          <w:tcPr>
            <w:tcW w:w="0" w:type="auto"/>
            <w:vAlign w:val="center"/>
            <w:hideMark/>
          </w:tcPr>
          <w:p w14:paraId="70B77B90"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1.00</w:t>
            </w:r>
          </w:p>
        </w:tc>
        <w:tc>
          <w:tcPr>
            <w:tcW w:w="0" w:type="auto"/>
            <w:vAlign w:val="center"/>
            <w:hideMark/>
          </w:tcPr>
          <w:p w14:paraId="4A0C3128"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0.93</w:t>
            </w:r>
          </w:p>
        </w:tc>
        <w:tc>
          <w:tcPr>
            <w:tcW w:w="0" w:type="auto"/>
            <w:vAlign w:val="center"/>
            <w:hideMark/>
          </w:tcPr>
          <w:p w14:paraId="50C6B075"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0.96</w:t>
            </w:r>
          </w:p>
        </w:tc>
        <w:tc>
          <w:tcPr>
            <w:tcW w:w="0" w:type="auto"/>
            <w:vAlign w:val="center"/>
            <w:hideMark/>
          </w:tcPr>
          <w:p w14:paraId="716C6C0A"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644</w:t>
            </w:r>
          </w:p>
        </w:tc>
      </w:tr>
      <w:tr w:rsidR="00AD1804" w:rsidRPr="00AD1804" w14:paraId="33A30A28" w14:textId="77777777" w:rsidTr="00AD1804">
        <w:trPr>
          <w:tblCellSpacing w:w="15" w:type="dxa"/>
        </w:trPr>
        <w:tc>
          <w:tcPr>
            <w:tcW w:w="0" w:type="auto"/>
            <w:vAlign w:val="center"/>
            <w:hideMark/>
          </w:tcPr>
          <w:p w14:paraId="44AC0C8A" w14:textId="77777777" w:rsidR="00AD1804" w:rsidRPr="00AD1804" w:rsidRDefault="00AD1804" w:rsidP="003817D5">
            <w:pPr>
              <w:spacing w:after="0"/>
              <w:rPr>
                <w:rFonts w:ascii="Times New Roman" w:hAnsi="Times New Roman" w:cs="Times New Roman"/>
                <w:sz w:val="20"/>
                <w:szCs w:val="20"/>
              </w:rPr>
            </w:pPr>
            <w:r w:rsidRPr="00AD1804">
              <w:rPr>
                <w:rFonts w:ascii="Times New Roman" w:hAnsi="Times New Roman" w:cs="Times New Roman"/>
                <w:sz w:val="20"/>
                <w:szCs w:val="20"/>
              </w:rPr>
              <w:t>1 (Ischemic Stroke)</w:t>
            </w:r>
          </w:p>
        </w:tc>
        <w:tc>
          <w:tcPr>
            <w:tcW w:w="0" w:type="auto"/>
            <w:vAlign w:val="center"/>
            <w:hideMark/>
          </w:tcPr>
          <w:p w14:paraId="1769ECBE"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0.94</w:t>
            </w:r>
          </w:p>
        </w:tc>
        <w:tc>
          <w:tcPr>
            <w:tcW w:w="0" w:type="auto"/>
            <w:vAlign w:val="center"/>
            <w:hideMark/>
          </w:tcPr>
          <w:p w14:paraId="55ABE9FF"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1.00</w:t>
            </w:r>
          </w:p>
        </w:tc>
        <w:tc>
          <w:tcPr>
            <w:tcW w:w="0" w:type="auto"/>
            <w:vAlign w:val="center"/>
            <w:hideMark/>
          </w:tcPr>
          <w:p w14:paraId="3F3CC596"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0.97</w:t>
            </w:r>
          </w:p>
        </w:tc>
        <w:tc>
          <w:tcPr>
            <w:tcW w:w="0" w:type="auto"/>
            <w:vAlign w:val="center"/>
            <w:hideMark/>
          </w:tcPr>
          <w:p w14:paraId="1974DF31"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698</w:t>
            </w:r>
          </w:p>
        </w:tc>
      </w:tr>
      <w:tr w:rsidR="00AD1804" w:rsidRPr="00AD1804" w14:paraId="3FC6D4AF" w14:textId="77777777" w:rsidTr="00AD1804">
        <w:trPr>
          <w:tblCellSpacing w:w="15" w:type="dxa"/>
        </w:trPr>
        <w:tc>
          <w:tcPr>
            <w:tcW w:w="0" w:type="auto"/>
            <w:vAlign w:val="center"/>
            <w:hideMark/>
          </w:tcPr>
          <w:p w14:paraId="10C97295" w14:textId="77777777" w:rsidR="00AD1804" w:rsidRPr="00AD1804" w:rsidRDefault="00AD1804" w:rsidP="003817D5">
            <w:pPr>
              <w:spacing w:after="0"/>
              <w:rPr>
                <w:rFonts w:ascii="Times New Roman" w:hAnsi="Times New Roman" w:cs="Times New Roman"/>
                <w:sz w:val="20"/>
                <w:szCs w:val="20"/>
              </w:rPr>
            </w:pPr>
            <w:r w:rsidRPr="00AD1804">
              <w:rPr>
                <w:rFonts w:ascii="Times New Roman" w:hAnsi="Times New Roman" w:cs="Times New Roman"/>
                <w:sz w:val="20"/>
                <w:szCs w:val="20"/>
              </w:rPr>
              <w:t>2 (</w:t>
            </w:r>
            <w:proofErr w:type="spellStart"/>
            <w:r w:rsidRPr="00AD1804">
              <w:rPr>
                <w:rFonts w:ascii="Times New Roman" w:hAnsi="Times New Roman" w:cs="Times New Roman"/>
                <w:sz w:val="20"/>
                <w:szCs w:val="20"/>
              </w:rPr>
              <w:t>Hemorrhagic</w:t>
            </w:r>
            <w:proofErr w:type="spellEnd"/>
            <w:r w:rsidRPr="00AD1804">
              <w:rPr>
                <w:rFonts w:ascii="Times New Roman" w:hAnsi="Times New Roman" w:cs="Times New Roman"/>
                <w:sz w:val="20"/>
                <w:szCs w:val="20"/>
              </w:rPr>
              <w:t xml:space="preserve"> Stroke)</w:t>
            </w:r>
          </w:p>
        </w:tc>
        <w:tc>
          <w:tcPr>
            <w:tcW w:w="0" w:type="auto"/>
            <w:vAlign w:val="center"/>
            <w:hideMark/>
          </w:tcPr>
          <w:p w14:paraId="1B3D6DA3"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1.00</w:t>
            </w:r>
          </w:p>
        </w:tc>
        <w:tc>
          <w:tcPr>
            <w:tcW w:w="0" w:type="auto"/>
            <w:vAlign w:val="center"/>
            <w:hideMark/>
          </w:tcPr>
          <w:p w14:paraId="1EA3BFD6"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1.00</w:t>
            </w:r>
          </w:p>
        </w:tc>
        <w:tc>
          <w:tcPr>
            <w:tcW w:w="0" w:type="auto"/>
            <w:vAlign w:val="center"/>
            <w:hideMark/>
          </w:tcPr>
          <w:p w14:paraId="0B03425F"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1.00</w:t>
            </w:r>
          </w:p>
        </w:tc>
        <w:tc>
          <w:tcPr>
            <w:tcW w:w="0" w:type="auto"/>
            <w:vAlign w:val="center"/>
            <w:hideMark/>
          </w:tcPr>
          <w:p w14:paraId="1715F0E2"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698</w:t>
            </w:r>
          </w:p>
        </w:tc>
      </w:tr>
      <w:tr w:rsidR="00AD1804" w:rsidRPr="00AD1804" w14:paraId="7F139715" w14:textId="77777777" w:rsidTr="00AD1804">
        <w:trPr>
          <w:tblCellSpacing w:w="15" w:type="dxa"/>
        </w:trPr>
        <w:tc>
          <w:tcPr>
            <w:tcW w:w="0" w:type="auto"/>
            <w:vAlign w:val="center"/>
            <w:hideMark/>
          </w:tcPr>
          <w:p w14:paraId="49DA1B76" w14:textId="2D5B4148" w:rsidR="00AD1804" w:rsidRPr="00AD1804" w:rsidRDefault="00AD1804" w:rsidP="003817D5">
            <w:pPr>
              <w:spacing w:after="0"/>
              <w:rPr>
                <w:rFonts w:ascii="Times New Roman" w:hAnsi="Times New Roman" w:cs="Times New Roman"/>
                <w:sz w:val="20"/>
                <w:szCs w:val="20"/>
              </w:rPr>
            </w:pPr>
            <w:r w:rsidRPr="00AD1804">
              <w:rPr>
                <w:rFonts w:ascii="Times New Roman" w:hAnsi="Times New Roman" w:cs="Times New Roman"/>
                <w:sz w:val="20"/>
                <w:szCs w:val="20"/>
              </w:rPr>
              <w:t>3 (Transient Ischemic Attack -</w:t>
            </w:r>
            <w:ins w:id="1" w:author="Microsoft Word" w:date="2025-10-23T05:26:00Z">
              <w:r w:rsidR="00A43EAA">
                <w:rPr>
                  <w:rFonts w:ascii="Times New Roman" w:hAnsi="Times New Roman" w:cs="Times New Roman"/>
                  <w:sz w:val="20"/>
                  <w:szCs w:val="20"/>
                </w:rPr>
                <w:t>–</w:t>
              </w:r>
            </w:ins>
            <w:r w:rsidRPr="00AD1804">
              <w:rPr>
                <w:rFonts w:ascii="Times New Roman" w:hAnsi="Times New Roman" w:cs="Times New Roman"/>
                <w:sz w:val="20"/>
                <w:szCs w:val="20"/>
              </w:rPr>
              <w:t xml:space="preserve"> TIA)</w:t>
            </w:r>
          </w:p>
        </w:tc>
        <w:tc>
          <w:tcPr>
            <w:tcW w:w="0" w:type="auto"/>
            <w:vAlign w:val="center"/>
            <w:hideMark/>
          </w:tcPr>
          <w:p w14:paraId="4F5C4832"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1.00</w:t>
            </w:r>
          </w:p>
        </w:tc>
        <w:tc>
          <w:tcPr>
            <w:tcW w:w="0" w:type="auto"/>
            <w:vAlign w:val="center"/>
            <w:hideMark/>
          </w:tcPr>
          <w:p w14:paraId="224A8733"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1.00</w:t>
            </w:r>
          </w:p>
        </w:tc>
        <w:tc>
          <w:tcPr>
            <w:tcW w:w="0" w:type="auto"/>
            <w:vAlign w:val="center"/>
            <w:hideMark/>
          </w:tcPr>
          <w:p w14:paraId="20316B9F"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1.00</w:t>
            </w:r>
          </w:p>
        </w:tc>
        <w:tc>
          <w:tcPr>
            <w:tcW w:w="0" w:type="auto"/>
            <w:vAlign w:val="center"/>
            <w:hideMark/>
          </w:tcPr>
          <w:p w14:paraId="22FA802A"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645</w:t>
            </w:r>
          </w:p>
        </w:tc>
      </w:tr>
      <w:tr w:rsidR="00AD1804" w:rsidRPr="00AD1804" w14:paraId="5B57FDA3" w14:textId="77777777" w:rsidTr="00AD1804">
        <w:trPr>
          <w:tblCellSpacing w:w="15" w:type="dxa"/>
        </w:trPr>
        <w:tc>
          <w:tcPr>
            <w:tcW w:w="0" w:type="auto"/>
            <w:vAlign w:val="center"/>
            <w:hideMark/>
          </w:tcPr>
          <w:p w14:paraId="2D97F9F0"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b/>
                <w:bCs/>
                <w:sz w:val="20"/>
                <w:szCs w:val="20"/>
              </w:rPr>
              <w:t>Accuracy</w:t>
            </w:r>
          </w:p>
        </w:tc>
        <w:tc>
          <w:tcPr>
            <w:tcW w:w="0" w:type="auto"/>
            <w:vAlign w:val="center"/>
            <w:hideMark/>
          </w:tcPr>
          <w:p w14:paraId="3A5C4906" w14:textId="77777777" w:rsidR="00AD1804" w:rsidRPr="00AD1804" w:rsidRDefault="00AD1804" w:rsidP="00AD1804">
            <w:pPr>
              <w:spacing w:after="0"/>
              <w:jc w:val="both"/>
              <w:rPr>
                <w:rFonts w:ascii="Times New Roman" w:hAnsi="Times New Roman" w:cs="Times New Roman"/>
                <w:sz w:val="20"/>
                <w:szCs w:val="20"/>
              </w:rPr>
            </w:pPr>
          </w:p>
        </w:tc>
        <w:tc>
          <w:tcPr>
            <w:tcW w:w="0" w:type="auto"/>
            <w:vAlign w:val="center"/>
            <w:hideMark/>
          </w:tcPr>
          <w:p w14:paraId="016A470C" w14:textId="77777777" w:rsidR="00AD1804" w:rsidRPr="00AD1804" w:rsidRDefault="00AD1804" w:rsidP="00AD1804">
            <w:pPr>
              <w:spacing w:after="0"/>
              <w:jc w:val="both"/>
              <w:rPr>
                <w:rFonts w:ascii="Times New Roman" w:hAnsi="Times New Roman" w:cs="Times New Roman"/>
                <w:sz w:val="20"/>
                <w:szCs w:val="20"/>
              </w:rPr>
            </w:pPr>
          </w:p>
        </w:tc>
        <w:tc>
          <w:tcPr>
            <w:tcW w:w="0" w:type="auto"/>
            <w:vAlign w:val="center"/>
            <w:hideMark/>
          </w:tcPr>
          <w:p w14:paraId="65343EFF"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b/>
                <w:bCs/>
                <w:sz w:val="20"/>
                <w:szCs w:val="20"/>
              </w:rPr>
              <w:t>98.25%</w:t>
            </w:r>
          </w:p>
        </w:tc>
        <w:tc>
          <w:tcPr>
            <w:tcW w:w="0" w:type="auto"/>
            <w:vAlign w:val="center"/>
            <w:hideMark/>
          </w:tcPr>
          <w:p w14:paraId="206199DA"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b/>
                <w:bCs/>
                <w:sz w:val="20"/>
                <w:szCs w:val="20"/>
              </w:rPr>
              <w:t>2685</w:t>
            </w:r>
          </w:p>
        </w:tc>
      </w:tr>
      <w:tr w:rsidR="00AD1804" w:rsidRPr="00AD1804" w14:paraId="15D2B26D" w14:textId="77777777" w:rsidTr="00AD1804">
        <w:trPr>
          <w:tblCellSpacing w:w="15" w:type="dxa"/>
        </w:trPr>
        <w:tc>
          <w:tcPr>
            <w:tcW w:w="0" w:type="auto"/>
            <w:vAlign w:val="center"/>
            <w:hideMark/>
          </w:tcPr>
          <w:p w14:paraId="59AA2DF4"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b/>
                <w:bCs/>
                <w:sz w:val="20"/>
                <w:szCs w:val="20"/>
              </w:rPr>
              <w:t>Macro Average</w:t>
            </w:r>
          </w:p>
        </w:tc>
        <w:tc>
          <w:tcPr>
            <w:tcW w:w="0" w:type="auto"/>
            <w:vAlign w:val="center"/>
            <w:hideMark/>
          </w:tcPr>
          <w:p w14:paraId="70B1DE60"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0.98</w:t>
            </w:r>
          </w:p>
        </w:tc>
        <w:tc>
          <w:tcPr>
            <w:tcW w:w="0" w:type="auto"/>
            <w:vAlign w:val="center"/>
            <w:hideMark/>
          </w:tcPr>
          <w:p w14:paraId="72AD08ED"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0.98</w:t>
            </w:r>
          </w:p>
        </w:tc>
        <w:tc>
          <w:tcPr>
            <w:tcW w:w="0" w:type="auto"/>
            <w:vAlign w:val="center"/>
            <w:hideMark/>
          </w:tcPr>
          <w:p w14:paraId="733C5645"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0.98</w:t>
            </w:r>
          </w:p>
        </w:tc>
        <w:tc>
          <w:tcPr>
            <w:tcW w:w="0" w:type="auto"/>
            <w:vAlign w:val="center"/>
            <w:hideMark/>
          </w:tcPr>
          <w:p w14:paraId="6CC67DBD"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2685</w:t>
            </w:r>
          </w:p>
        </w:tc>
      </w:tr>
      <w:tr w:rsidR="00AD1804" w:rsidRPr="00AD1804" w14:paraId="700BA045" w14:textId="77777777" w:rsidTr="00AD1804">
        <w:trPr>
          <w:tblCellSpacing w:w="15" w:type="dxa"/>
        </w:trPr>
        <w:tc>
          <w:tcPr>
            <w:tcW w:w="0" w:type="auto"/>
            <w:vAlign w:val="center"/>
            <w:hideMark/>
          </w:tcPr>
          <w:p w14:paraId="4F13AF54"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b/>
                <w:bCs/>
                <w:sz w:val="20"/>
                <w:szCs w:val="20"/>
              </w:rPr>
              <w:t>Weighted Average</w:t>
            </w:r>
          </w:p>
        </w:tc>
        <w:tc>
          <w:tcPr>
            <w:tcW w:w="0" w:type="auto"/>
            <w:vAlign w:val="center"/>
            <w:hideMark/>
          </w:tcPr>
          <w:p w14:paraId="4139F80A"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0.98</w:t>
            </w:r>
          </w:p>
        </w:tc>
        <w:tc>
          <w:tcPr>
            <w:tcW w:w="0" w:type="auto"/>
            <w:vAlign w:val="center"/>
            <w:hideMark/>
          </w:tcPr>
          <w:p w14:paraId="67ED7F42"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0.98</w:t>
            </w:r>
          </w:p>
        </w:tc>
        <w:tc>
          <w:tcPr>
            <w:tcW w:w="0" w:type="auto"/>
            <w:vAlign w:val="center"/>
            <w:hideMark/>
          </w:tcPr>
          <w:p w14:paraId="1D37E8D6"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0.98</w:t>
            </w:r>
          </w:p>
        </w:tc>
        <w:tc>
          <w:tcPr>
            <w:tcW w:w="0" w:type="auto"/>
            <w:vAlign w:val="center"/>
            <w:hideMark/>
          </w:tcPr>
          <w:p w14:paraId="04EC15C4"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2685</w:t>
            </w:r>
          </w:p>
        </w:tc>
      </w:tr>
    </w:tbl>
    <w:p w14:paraId="3AA820A2" w14:textId="373DBB4F" w:rsidR="00C41E5A" w:rsidRDefault="00C41E5A" w:rsidP="00C41E5A">
      <w:pPr>
        <w:spacing w:after="0"/>
        <w:jc w:val="center"/>
        <w:rPr>
          <w:rFonts w:ascii="Times New Roman" w:hAnsi="Times New Roman" w:cs="Times New Roman"/>
          <w:sz w:val="20"/>
          <w:szCs w:val="20"/>
        </w:rPr>
      </w:pPr>
      <w:r>
        <w:rPr>
          <w:rFonts w:ascii="Times New Roman" w:hAnsi="Times New Roman" w:cs="Times New Roman"/>
          <w:sz w:val="20"/>
          <w:szCs w:val="20"/>
        </w:rPr>
        <w:t xml:space="preserve">Table: </w:t>
      </w:r>
      <w:r w:rsidR="00D50DC5">
        <w:rPr>
          <w:rFonts w:ascii="Times New Roman" w:hAnsi="Times New Roman" w:cs="Times New Roman"/>
          <w:sz w:val="20"/>
          <w:szCs w:val="20"/>
        </w:rPr>
        <w:t>Gradient Boosting Performance evaluation table</w:t>
      </w:r>
    </w:p>
    <w:p w14:paraId="61829852" w14:textId="0793581E" w:rsid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 xml:space="preserve">The </w:t>
      </w:r>
      <w:r w:rsidRPr="00AD1804">
        <w:rPr>
          <w:rFonts w:ascii="Times New Roman" w:hAnsi="Times New Roman" w:cs="Times New Roman"/>
          <w:b/>
          <w:bCs/>
          <w:sz w:val="20"/>
          <w:szCs w:val="20"/>
        </w:rPr>
        <w:t>macro-average and weighted-average F1-scores</w:t>
      </w:r>
      <w:r w:rsidRPr="00AD1804">
        <w:rPr>
          <w:rFonts w:ascii="Times New Roman" w:hAnsi="Times New Roman" w:cs="Times New Roman"/>
          <w:sz w:val="20"/>
          <w:szCs w:val="20"/>
        </w:rPr>
        <w:t xml:space="preserve"> were both </w:t>
      </w:r>
      <w:r w:rsidRPr="00AD1804">
        <w:rPr>
          <w:rFonts w:ascii="Times New Roman" w:hAnsi="Times New Roman" w:cs="Times New Roman"/>
          <w:b/>
          <w:bCs/>
          <w:sz w:val="20"/>
          <w:szCs w:val="20"/>
        </w:rPr>
        <w:t>0.98</w:t>
      </w:r>
      <w:r w:rsidRPr="00AD1804">
        <w:rPr>
          <w:rFonts w:ascii="Times New Roman" w:hAnsi="Times New Roman" w:cs="Times New Roman"/>
          <w:sz w:val="20"/>
          <w:szCs w:val="20"/>
        </w:rPr>
        <w:t xml:space="preserve">, confirming the balanced predictive performance of the Gradient Boosting model across all stroke types. Its interpretability through feature importance scores further validates the clinical relevance of key predictors such as </w:t>
      </w:r>
      <w:r w:rsidRPr="00AD1804">
        <w:rPr>
          <w:rFonts w:ascii="Times New Roman" w:hAnsi="Times New Roman" w:cs="Times New Roman"/>
          <w:b/>
          <w:bCs/>
          <w:sz w:val="20"/>
          <w:szCs w:val="20"/>
        </w:rPr>
        <w:t>age, hypertension, blood pressure, glucose level, and BMI</w:t>
      </w:r>
      <w:r w:rsidRPr="00AD1804">
        <w:rPr>
          <w:rFonts w:ascii="Times New Roman" w:hAnsi="Times New Roman" w:cs="Times New Roman"/>
          <w:sz w:val="20"/>
          <w:szCs w:val="20"/>
        </w:rPr>
        <w:t>.</w:t>
      </w:r>
    </w:p>
    <w:p w14:paraId="332F6FB1" w14:textId="5302C997" w:rsidR="003817D5" w:rsidRPr="00AD1804" w:rsidRDefault="003817D5" w:rsidP="00AD1804">
      <w:pPr>
        <w:spacing w:after="0"/>
        <w:jc w:val="both"/>
        <w:rPr>
          <w:rFonts w:ascii="Times New Roman" w:hAnsi="Times New Roman" w:cs="Times New Roman"/>
          <w:sz w:val="20"/>
          <w:szCs w:val="20"/>
        </w:rPr>
      </w:pPr>
      <w:r>
        <w:rPr>
          <w:rFonts w:ascii="Times New Roman" w:hAnsi="Times New Roman" w:cs="Times New Roman"/>
          <w:noProof/>
          <w:sz w:val="20"/>
          <w:szCs w:val="20"/>
          <w:lang w:eastAsia="en-IN"/>
        </w:rPr>
        <w:drawing>
          <wp:inline distT="0" distB="0" distL="0" distR="0" wp14:anchorId="2CFC8F35" wp14:editId="512E8D4B">
            <wp:extent cx="3186545" cy="2539365"/>
            <wp:effectExtent l="0" t="0" r="0" b="0"/>
            <wp:docPr id="157809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99460" name="Picture 1578099460"/>
                    <pic:cNvPicPr/>
                  </pic:nvPicPr>
                  <pic:blipFill>
                    <a:blip r:embed="rId10">
                      <a:extLst>
                        <a:ext uri="{28A0092B-C50C-407E-A947-70E740481C1C}">
                          <a14:useLocalDpi xmlns:a14="http://schemas.microsoft.com/office/drawing/2010/main" val="0"/>
                        </a:ext>
                      </a:extLst>
                    </a:blip>
                    <a:stretch>
                      <a:fillRect/>
                    </a:stretch>
                  </pic:blipFill>
                  <pic:spPr>
                    <a:xfrm>
                      <a:off x="0" y="0"/>
                      <a:ext cx="3188432" cy="2540869"/>
                    </a:xfrm>
                    <a:prstGeom prst="rect">
                      <a:avLst/>
                    </a:prstGeom>
                  </pic:spPr>
                </pic:pic>
              </a:graphicData>
            </a:graphic>
          </wp:inline>
        </w:drawing>
      </w:r>
    </w:p>
    <w:p w14:paraId="46EBE33C" w14:textId="2EAAAB16" w:rsidR="003817D5" w:rsidRPr="00A43EAA" w:rsidRDefault="00A43EAA" w:rsidP="00A43EAA">
      <w:pPr>
        <w:spacing w:after="0"/>
        <w:jc w:val="center"/>
        <w:rPr>
          <w:rFonts w:ascii="Times New Roman" w:hAnsi="Times New Roman" w:cs="Times New Roman"/>
          <w:sz w:val="20"/>
          <w:szCs w:val="20"/>
        </w:rPr>
      </w:pPr>
      <w:r w:rsidRPr="00A43EAA">
        <w:rPr>
          <w:rFonts w:ascii="Times New Roman" w:hAnsi="Times New Roman" w:cs="Times New Roman"/>
          <w:sz w:val="20"/>
          <w:szCs w:val="20"/>
        </w:rPr>
        <w:t xml:space="preserve">Figure: Testing Performance Metrics Result </w:t>
      </w:r>
    </w:p>
    <w:p w14:paraId="42CE8363" w14:textId="77777777" w:rsidR="00C41E5A" w:rsidRDefault="00C41E5A" w:rsidP="00737655">
      <w:pPr>
        <w:spacing w:after="0"/>
        <w:jc w:val="both"/>
        <w:rPr>
          <w:rFonts w:ascii="Times New Roman" w:hAnsi="Times New Roman" w:cs="Times New Roman"/>
          <w:b/>
          <w:bCs/>
          <w:sz w:val="20"/>
          <w:szCs w:val="20"/>
        </w:rPr>
      </w:pPr>
    </w:p>
    <w:p w14:paraId="704C339B" w14:textId="57751C60" w:rsidR="00737655" w:rsidRPr="00737655" w:rsidRDefault="00990449" w:rsidP="00737655">
      <w:pPr>
        <w:spacing w:after="0"/>
        <w:jc w:val="both"/>
        <w:rPr>
          <w:rFonts w:ascii="Times New Roman" w:hAnsi="Times New Roman" w:cs="Times New Roman"/>
          <w:b/>
          <w:bCs/>
          <w:sz w:val="20"/>
          <w:szCs w:val="20"/>
        </w:rPr>
      </w:pPr>
      <w:r>
        <w:rPr>
          <w:rFonts w:ascii="Times New Roman" w:hAnsi="Times New Roman" w:cs="Times New Roman"/>
          <w:b/>
          <w:bCs/>
          <w:sz w:val="20"/>
          <w:szCs w:val="20"/>
        </w:rPr>
        <w:t>2</w:t>
      </w:r>
      <w:r w:rsidR="00737655" w:rsidRPr="00737655">
        <w:rPr>
          <w:rFonts w:ascii="Times New Roman" w:hAnsi="Times New Roman" w:cs="Times New Roman"/>
          <w:b/>
          <w:bCs/>
          <w:sz w:val="20"/>
          <w:szCs w:val="20"/>
        </w:rPr>
        <w:t>. Local Interpretability (LIME)</w:t>
      </w:r>
    </w:p>
    <w:p w14:paraId="3664BA05" w14:textId="77777777" w:rsidR="00737655" w:rsidRPr="00737655" w:rsidRDefault="00737655" w:rsidP="00737655">
      <w:pPr>
        <w:spacing w:after="0"/>
        <w:jc w:val="both"/>
        <w:rPr>
          <w:rFonts w:ascii="Times New Roman" w:hAnsi="Times New Roman" w:cs="Times New Roman"/>
          <w:sz w:val="20"/>
          <w:szCs w:val="20"/>
        </w:rPr>
      </w:pPr>
      <w:r w:rsidRPr="00737655">
        <w:rPr>
          <w:rFonts w:ascii="Times New Roman" w:hAnsi="Times New Roman" w:cs="Times New Roman"/>
          <w:sz w:val="20"/>
          <w:szCs w:val="20"/>
        </w:rPr>
        <w:t xml:space="preserve">LIME (Local Interpretable Model-agnostic Explanations) was used to </w:t>
      </w:r>
      <w:proofErr w:type="spellStart"/>
      <w:r w:rsidRPr="00737655">
        <w:rPr>
          <w:rFonts w:ascii="Times New Roman" w:hAnsi="Times New Roman" w:cs="Times New Roman"/>
          <w:sz w:val="20"/>
          <w:szCs w:val="20"/>
        </w:rPr>
        <w:t>analyze</w:t>
      </w:r>
      <w:proofErr w:type="spellEnd"/>
      <w:r w:rsidRPr="00737655">
        <w:rPr>
          <w:rFonts w:ascii="Times New Roman" w:hAnsi="Times New Roman" w:cs="Times New Roman"/>
          <w:sz w:val="20"/>
          <w:szCs w:val="20"/>
        </w:rPr>
        <w:t xml:space="preserve"> individual predictions and understand the model's reasoning on a case-by-case basis. Explanations were generated for five sample instances from the test set.</w:t>
      </w:r>
    </w:p>
    <w:p w14:paraId="4DB319FF" w14:textId="650456C5" w:rsidR="00C41E5A" w:rsidRDefault="00706712" w:rsidP="00C41E5A">
      <w:pPr>
        <w:spacing w:after="0"/>
        <w:jc w:val="both"/>
        <w:rPr>
          <w:rFonts w:ascii="Times New Roman" w:hAnsi="Times New Roman" w:cs="Times New Roman"/>
          <w:sz w:val="20"/>
          <w:szCs w:val="20"/>
        </w:rPr>
      </w:pPr>
      <w:r w:rsidRPr="00706712">
        <w:rPr>
          <w:rFonts w:ascii="Times New Roman" w:hAnsi="Times New Roman" w:cs="Times New Roman"/>
          <w:b/>
          <w:bCs/>
          <w:sz w:val="20"/>
          <w:szCs w:val="20"/>
        </w:rPr>
        <w:t>Case Study: Instance 1 (True Label: Class 2, Predicted: Class 2)</w:t>
      </w:r>
      <w:r w:rsidRPr="00706712">
        <w:rPr>
          <w:rFonts w:ascii="Times New Roman" w:hAnsi="Times New Roman" w:cs="Times New Roman"/>
          <w:sz w:val="20"/>
          <w:szCs w:val="20"/>
        </w:rPr>
        <w:t xml:space="preserve"> For a sample correctly predicted as Class 2, LIME revealed the features contributing to this decision. The model's prediction (with 99.2% probability) was the result of a "tug-of-war" between features:</w:t>
      </w:r>
    </w:p>
    <w:p w14:paraId="72A5A342" w14:textId="77777777" w:rsidR="00C41E5A" w:rsidRPr="00C41E5A" w:rsidRDefault="00C41E5A" w:rsidP="00C41E5A">
      <w:pPr>
        <w:spacing w:after="0"/>
        <w:jc w:val="both"/>
        <w:rPr>
          <w:rFonts w:ascii="Times New Roman" w:hAnsi="Times New Roman" w:cs="Times New Roman"/>
          <w:sz w:val="20"/>
          <w:szCs w:val="20"/>
        </w:rPr>
      </w:pPr>
    </w:p>
    <w:p w14:paraId="727D5FE0" w14:textId="3ABBB247" w:rsidR="00706712" w:rsidRPr="00706712" w:rsidRDefault="00706712" w:rsidP="00706712">
      <w:pPr>
        <w:numPr>
          <w:ilvl w:val="0"/>
          <w:numId w:val="36"/>
        </w:numPr>
        <w:spacing w:after="0"/>
        <w:jc w:val="both"/>
        <w:rPr>
          <w:rFonts w:ascii="Times New Roman" w:hAnsi="Times New Roman" w:cs="Times New Roman"/>
          <w:sz w:val="20"/>
          <w:szCs w:val="20"/>
        </w:rPr>
      </w:pPr>
      <w:r w:rsidRPr="00706712">
        <w:rPr>
          <w:rFonts w:ascii="Times New Roman" w:hAnsi="Times New Roman" w:cs="Times New Roman"/>
          <w:b/>
          <w:bCs/>
          <w:sz w:val="20"/>
          <w:szCs w:val="20"/>
        </w:rPr>
        <w:t>Features supporting the 'Class 2' prediction (Positive Contribution):</w:t>
      </w:r>
    </w:p>
    <w:p w14:paraId="4ED3FE53" w14:textId="77777777" w:rsidR="00706712" w:rsidRPr="00706712" w:rsidRDefault="00706712" w:rsidP="00706712">
      <w:pPr>
        <w:numPr>
          <w:ilvl w:val="1"/>
          <w:numId w:val="36"/>
        </w:numPr>
        <w:spacing w:after="0"/>
        <w:jc w:val="both"/>
        <w:rPr>
          <w:rFonts w:ascii="Times New Roman" w:hAnsi="Times New Roman" w:cs="Times New Roman"/>
          <w:sz w:val="20"/>
          <w:szCs w:val="20"/>
        </w:rPr>
      </w:pPr>
      <w:r w:rsidRPr="00706712">
        <w:rPr>
          <w:rFonts w:ascii="Times New Roman" w:hAnsi="Times New Roman" w:cs="Times New Roman"/>
          <w:sz w:val="20"/>
          <w:szCs w:val="20"/>
        </w:rPr>
        <w:t xml:space="preserve">-0.13 &lt; </w:t>
      </w:r>
      <w:proofErr w:type="spellStart"/>
      <w:r w:rsidRPr="00706712">
        <w:rPr>
          <w:rFonts w:ascii="Times New Roman" w:hAnsi="Times New Roman" w:cs="Times New Roman"/>
          <w:sz w:val="20"/>
          <w:szCs w:val="20"/>
        </w:rPr>
        <w:t>whitebloodcellcount</w:t>
      </w:r>
      <w:proofErr w:type="spellEnd"/>
      <w:r w:rsidRPr="00706712">
        <w:rPr>
          <w:rFonts w:ascii="Times New Roman" w:hAnsi="Times New Roman" w:cs="Times New Roman"/>
          <w:sz w:val="20"/>
          <w:szCs w:val="20"/>
        </w:rPr>
        <w:t xml:space="preserve"> &lt;= 0.15: +0.2417</w:t>
      </w:r>
    </w:p>
    <w:p w14:paraId="35D08A00" w14:textId="77777777" w:rsidR="00706712" w:rsidRPr="00706712" w:rsidRDefault="00706712" w:rsidP="00706712">
      <w:pPr>
        <w:numPr>
          <w:ilvl w:val="1"/>
          <w:numId w:val="36"/>
        </w:numPr>
        <w:spacing w:after="0"/>
        <w:jc w:val="both"/>
        <w:rPr>
          <w:rFonts w:ascii="Times New Roman" w:hAnsi="Times New Roman" w:cs="Times New Roman"/>
          <w:sz w:val="20"/>
          <w:szCs w:val="20"/>
        </w:rPr>
      </w:pPr>
      <w:r w:rsidRPr="00706712">
        <w:rPr>
          <w:rFonts w:ascii="Times New Roman" w:hAnsi="Times New Roman" w:cs="Times New Roman"/>
          <w:sz w:val="20"/>
          <w:szCs w:val="20"/>
        </w:rPr>
        <w:t>-0.26 &lt; cholesterol &lt;= 0.54: +0.1104</w:t>
      </w:r>
    </w:p>
    <w:p w14:paraId="1C4ADF4B" w14:textId="77777777" w:rsidR="00706712" w:rsidRPr="00706712" w:rsidRDefault="00706712" w:rsidP="00706712">
      <w:pPr>
        <w:numPr>
          <w:ilvl w:val="1"/>
          <w:numId w:val="36"/>
        </w:numPr>
        <w:spacing w:after="0"/>
        <w:jc w:val="both"/>
        <w:rPr>
          <w:rFonts w:ascii="Times New Roman" w:hAnsi="Times New Roman" w:cs="Times New Roman"/>
          <w:sz w:val="20"/>
          <w:szCs w:val="20"/>
        </w:rPr>
      </w:pPr>
      <w:proofErr w:type="spellStart"/>
      <w:r w:rsidRPr="00706712">
        <w:rPr>
          <w:rFonts w:ascii="Times New Roman" w:hAnsi="Times New Roman" w:cs="Times New Roman"/>
          <w:sz w:val="20"/>
          <w:szCs w:val="20"/>
        </w:rPr>
        <w:t>family_history</w:t>
      </w:r>
      <w:proofErr w:type="spellEnd"/>
      <w:r w:rsidRPr="00706712">
        <w:rPr>
          <w:rFonts w:ascii="Times New Roman" w:hAnsi="Times New Roman" w:cs="Times New Roman"/>
          <w:sz w:val="20"/>
          <w:szCs w:val="20"/>
        </w:rPr>
        <w:t xml:space="preserve"> &gt; -0.50: +0.0688</w:t>
      </w:r>
    </w:p>
    <w:p w14:paraId="7F650A0C" w14:textId="77777777" w:rsidR="00706712" w:rsidRPr="00706712" w:rsidRDefault="00706712" w:rsidP="00706712">
      <w:pPr>
        <w:numPr>
          <w:ilvl w:val="1"/>
          <w:numId w:val="36"/>
        </w:numPr>
        <w:spacing w:after="0"/>
        <w:jc w:val="both"/>
        <w:rPr>
          <w:rFonts w:ascii="Times New Roman" w:hAnsi="Times New Roman" w:cs="Times New Roman"/>
          <w:sz w:val="20"/>
          <w:szCs w:val="20"/>
        </w:rPr>
      </w:pPr>
      <w:r w:rsidRPr="00706712">
        <w:rPr>
          <w:rFonts w:ascii="Times New Roman" w:hAnsi="Times New Roman" w:cs="Times New Roman"/>
          <w:sz w:val="20"/>
          <w:szCs w:val="20"/>
        </w:rPr>
        <w:t xml:space="preserve">-0.46 &lt; </w:t>
      </w:r>
      <w:proofErr w:type="spellStart"/>
      <w:r w:rsidRPr="00706712">
        <w:rPr>
          <w:rFonts w:ascii="Times New Roman" w:hAnsi="Times New Roman" w:cs="Times New Roman"/>
          <w:sz w:val="20"/>
          <w:szCs w:val="20"/>
        </w:rPr>
        <w:t>redbloodcellcount</w:t>
      </w:r>
      <w:proofErr w:type="spellEnd"/>
      <w:r w:rsidRPr="00706712">
        <w:rPr>
          <w:rFonts w:ascii="Times New Roman" w:hAnsi="Times New Roman" w:cs="Times New Roman"/>
          <w:sz w:val="20"/>
          <w:szCs w:val="20"/>
        </w:rPr>
        <w:t xml:space="preserve"> &lt;= 0.12: +0.0310</w:t>
      </w:r>
    </w:p>
    <w:p w14:paraId="623F6B57" w14:textId="77777777" w:rsidR="00706712" w:rsidRPr="00706712" w:rsidRDefault="00706712" w:rsidP="00706712">
      <w:pPr>
        <w:numPr>
          <w:ilvl w:val="0"/>
          <w:numId w:val="36"/>
        </w:numPr>
        <w:spacing w:after="0"/>
        <w:jc w:val="both"/>
        <w:rPr>
          <w:rFonts w:ascii="Times New Roman" w:hAnsi="Times New Roman" w:cs="Times New Roman"/>
          <w:sz w:val="20"/>
          <w:szCs w:val="20"/>
        </w:rPr>
      </w:pPr>
      <w:r w:rsidRPr="00706712">
        <w:rPr>
          <w:rFonts w:ascii="Times New Roman" w:hAnsi="Times New Roman" w:cs="Times New Roman"/>
          <w:b/>
          <w:bCs/>
          <w:sz w:val="20"/>
          <w:szCs w:val="20"/>
        </w:rPr>
        <w:t>Features opposing the 'Class 2' prediction (Negative Contribution):</w:t>
      </w:r>
    </w:p>
    <w:p w14:paraId="3605C18C" w14:textId="77777777" w:rsidR="00706712" w:rsidRPr="00706712" w:rsidRDefault="00706712" w:rsidP="00C41E5A">
      <w:pPr>
        <w:numPr>
          <w:ilvl w:val="1"/>
          <w:numId w:val="36"/>
        </w:numPr>
        <w:spacing w:after="0"/>
        <w:jc w:val="both"/>
        <w:rPr>
          <w:rFonts w:ascii="Times New Roman" w:hAnsi="Times New Roman" w:cs="Times New Roman"/>
          <w:sz w:val="20"/>
          <w:szCs w:val="20"/>
        </w:rPr>
      </w:pPr>
      <w:r w:rsidRPr="00706712">
        <w:rPr>
          <w:rFonts w:ascii="Times New Roman" w:hAnsi="Times New Roman" w:cs="Times New Roman"/>
          <w:sz w:val="20"/>
          <w:szCs w:val="20"/>
        </w:rPr>
        <w:t>age &gt; 0.92: -0.1659</w:t>
      </w:r>
    </w:p>
    <w:p w14:paraId="15DEE2A4" w14:textId="77777777" w:rsidR="00706712" w:rsidRPr="00706712" w:rsidRDefault="00706712" w:rsidP="00706712">
      <w:pPr>
        <w:numPr>
          <w:ilvl w:val="1"/>
          <w:numId w:val="36"/>
        </w:numPr>
        <w:spacing w:after="0"/>
        <w:jc w:val="both"/>
        <w:rPr>
          <w:rFonts w:ascii="Times New Roman" w:hAnsi="Times New Roman" w:cs="Times New Roman"/>
          <w:sz w:val="20"/>
          <w:szCs w:val="20"/>
        </w:rPr>
      </w:pPr>
      <w:r w:rsidRPr="00706712">
        <w:rPr>
          <w:rFonts w:ascii="Times New Roman" w:hAnsi="Times New Roman" w:cs="Times New Roman"/>
          <w:sz w:val="20"/>
          <w:szCs w:val="20"/>
        </w:rPr>
        <w:t xml:space="preserve">-0.96 &lt; </w:t>
      </w:r>
      <w:proofErr w:type="spellStart"/>
      <w:r w:rsidRPr="00706712">
        <w:rPr>
          <w:rFonts w:ascii="Times New Roman" w:hAnsi="Times New Roman" w:cs="Times New Roman"/>
          <w:sz w:val="20"/>
          <w:szCs w:val="20"/>
        </w:rPr>
        <w:t>residence_type</w:t>
      </w:r>
      <w:proofErr w:type="spellEnd"/>
      <w:r w:rsidRPr="00706712">
        <w:rPr>
          <w:rFonts w:ascii="Times New Roman" w:hAnsi="Times New Roman" w:cs="Times New Roman"/>
          <w:sz w:val="20"/>
          <w:szCs w:val="20"/>
        </w:rPr>
        <w:t xml:space="preserve"> &lt;= 1.04: -0.0731</w:t>
      </w:r>
    </w:p>
    <w:p w14:paraId="22A96BB2" w14:textId="77777777" w:rsidR="00706712" w:rsidRPr="00706712" w:rsidRDefault="00706712" w:rsidP="00706712">
      <w:pPr>
        <w:numPr>
          <w:ilvl w:val="1"/>
          <w:numId w:val="36"/>
        </w:numPr>
        <w:spacing w:after="0"/>
        <w:jc w:val="both"/>
        <w:rPr>
          <w:rFonts w:ascii="Times New Roman" w:hAnsi="Times New Roman" w:cs="Times New Roman"/>
          <w:sz w:val="20"/>
          <w:szCs w:val="20"/>
        </w:rPr>
      </w:pPr>
      <w:r w:rsidRPr="00706712">
        <w:rPr>
          <w:rFonts w:ascii="Times New Roman" w:hAnsi="Times New Roman" w:cs="Times New Roman"/>
          <w:sz w:val="20"/>
          <w:szCs w:val="20"/>
        </w:rPr>
        <w:t>alcohol &lt;= -0.95: -0.0560</w:t>
      </w:r>
    </w:p>
    <w:p w14:paraId="58955564" w14:textId="77777777" w:rsidR="00706712" w:rsidRPr="00706712" w:rsidRDefault="00706712" w:rsidP="00706712">
      <w:pPr>
        <w:numPr>
          <w:ilvl w:val="1"/>
          <w:numId w:val="36"/>
        </w:numPr>
        <w:spacing w:after="0"/>
        <w:jc w:val="both"/>
        <w:rPr>
          <w:rFonts w:ascii="Times New Roman" w:hAnsi="Times New Roman" w:cs="Times New Roman"/>
          <w:sz w:val="20"/>
          <w:szCs w:val="20"/>
        </w:rPr>
      </w:pPr>
      <w:proofErr w:type="spellStart"/>
      <w:r w:rsidRPr="00706712">
        <w:rPr>
          <w:rFonts w:ascii="Times New Roman" w:hAnsi="Times New Roman" w:cs="Times New Roman"/>
          <w:sz w:val="20"/>
          <w:szCs w:val="20"/>
        </w:rPr>
        <w:t>avg_glucose_level</w:t>
      </w:r>
      <w:proofErr w:type="spellEnd"/>
      <w:r w:rsidRPr="00706712">
        <w:rPr>
          <w:rFonts w:ascii="Times New Roman" w:hAnsi="Times New Roman" w:cs="Times New Roman"/>
          <w:sz w:val="20"/>
          <w:szCs w:val="20"/>
        </w:rPr>
        <w:t xml:space="preserve"> &gt; 0.16: -0.0255</w:t>
      </w:r>
    </w:p>
    <w:p w14:paraId="73F9D356" w14:textId="77777777" w:rsidR="00706712" w:rsidRPr="00706712" w:rsidRDefault="00706712" w:rsidP="00706712">
      <w:pPr>
        <w:spacing w:after="0"/>
        <w:jc w:val="both"/>
        <w:rPr>
          <w:rFonts w:ascii="Times New Roman" w:hAnsi="Times New Roman" w:cs="Times New Roman"/>
          <w:sz w:val="20"/>
          <w:szCs w:val="20"/>
        </w:rPr>
      </w:pPr>
      <w:r w:rsidRPr="00706712">
        <w:rPr>
          <w:rFonts w:ascii="Times New Roman" w:hAnsi="Times New Roman" w:cs="Times New Roman"/>
          <w:sz w:val="20"/>
          <w:szCs w:val="20"/>
        </w:rPr>
        <w:t xml:space="preserve">This analysis shows the model's reasoning. For the Gradient Boosting model, the prediction was primarily driven by </w:t>
      </w:r>
      <w:proofErr w:type="spellStart"/>
      <w:r w:rsidRPr="00706712">
        <w:rPr>
          <w:rFonts w:ascii="Times New Roman" w:hAnsi="Times New Roman" w:cs="Times New Roman"/>
          <w:sz w:val="20"/>
          <w:szCs w:val="20"/>
        </w:rPr>
        <w:t>whitebloodcellcount</w:t>
      </w:r>
      <w:proofErr w:type="spellEnd"/>
      <w:r w:rsidRPr="00706712">
        <w:rPr>
          <w:rFonts w:ascii="Times New Roman" w:hAnsi="Times New Roman" w:cs="Times New Roman"/>
          <w:sz w:val="20"/>
          <w:szCs w:val="20"/>
        </w:rPr>
        <w:t xml:space="preserve"> and cholesterol, while a high age value acted as the strongest opposing factor.</w:t>
      </w:r>
    </w:p>
    <w:p w14:paraId="53AA93D6" w14:textId="77777777" w:rsidR="00706712" w:rsidRDefault="00706712" w:rsidP="00737655">
      <w:pPr>
        <w:spacing w:after="0"/>
        <w:jc w:val="both"/>
        <w:rPr>
          <w:rFonts w:ascii="Times New Roman" w:hAnsi="Times New Roman" w:cs="Times New Roman"/>
          <w:sz w:val="20"/>
          <w:szCs w:val="20"/>
        </w:rPr>
        <w:sectPr w:rsidR="00706712" w:rsidSect="00231C74">
          <w:type w:val="continuous"/>
          <w:pgSz w:w="11906" w:h="16838"/>
          <w:pgMar w:top="1077" w:right="737" w:bottom="2438" w:left="737" w:header="737" w:footer="567" w:gutter="0"/>
          <w:cols w:num="2" w:space="284"/>
          <w:docGrid w:linePitch="360"/>
        </w:sectPr>
      </w:pPr>
    </w:p>
    <w:p w14:paraId="17E2F752" w14:textId="77777777" w:rsidR="00706712" w:rsidRDefault="00706712" w:rsidP="00737655">
      <w:pPr>
        <w:spacing w:after="0"/>
        <w:jc w:val="both"/>
        <w:rPr>
          <w:rFonts w:ascii="Times New Roman" w:hAnsi="Times New Roman" w:cs="Times New Roman"/>
          <w:sz w:val="20"/>
          <w:szCs w:val="20"/>
        </w:rPr>
      </w:pPr>
      <w:r w:rsidRPr="00706712">
        <w:rPr>
          <w:rFonts w:ascii="Times New Roman" w:hAnsi="Times New Roman" w:cs="Times New Roman"/>
          <w:noProof/>
          <w:sz w:val="20"/>
          <w:szCs w:val="20"/>
          <w:lang w:eastAsia="en-IN"/>
        </w:rPr>
        <w:lastRenderedPageBreak/>
        <w:drawing>
          <wp:inline distT="0" distB="0" distL="0" distR="0" wp14:anchorId="23922DD8" wp14:editId="467A2190">
            <wp:extent cx="6624320" cy="3848100"/>
            <wp:effectExtent l="0" t="0" r="5080" b="0"/>
            <wp:docPr id="63429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91650" name=""/>
                    <pic:cNvPicPr/>
                  </pic:nvPicPr>
                  <pic:blipFill>
                    <a:blip r:embed="rId11"/>
                    <a:stretch>
                      <a:fillRect/>
                    </a:stretch>
                  </pic:blipFill>
                  <pic:spPr>
                    <a:xfrm>
                      <a:off x="0" y="0"/>
                      <a:ext cx="6624320" cy="3848100"/>
                    </a:xfrm>
                    <a:prstGeom prst="rect">
                      <a:avLst/>
                    </a:prstGeom>
                  </pic:spPr>
                </pic:pic>
              </a:graphicData>
            </a:graphic>
          </wp:inline>
        </w:drawing>
      </w:r>
      <w:r w:rsidRPr="00706712">
        <w:rPr>
          <w:rFonts w:ascii="Times New Roman" w:hAnsi="Times New Roman" w:cs="Times New Roman"/>
          <w:sz w:val="20"/>
          <w:szCs w:val="20"/>
        </w:rPr>
        <w:t xml:space="preserve"> </w:t>
      </w:r>
    </w:p>
    <w:p w14:paraId="421A07F4" w14:textId="77777777" w:rsidR="00706712" w:rsidRDefault="00706712" w:rsidP="00737655">
      <w:pPr>
        <w:spacing w:after="0"/>
        <w:jc w:val="both"/>
        <w:rPr>
          <w:rFonts w:ascii="Times New Roman" w:hAnsi="Times New Roman" w:cs="Times New Roman"/>
          <w:sz w:val="20"/>
          <w:szCs w:val="20"/>
        </w:rPr>
      </w:pPr>
    </w:p>
    <w:p w14:paraId="623FDA53" w14:textId="7B2AE702" w:rsidR="00706712" w:rsidRDefault="006058EF" w:rsidP="00706712">
      <w:pPr>
        <w:spacing w:after="0"/>
        <w:jc w:val="center"/>
        <w:rPr>
          <w:rFonts w:ascii="Times New Roman" w:hAnsi="Times New Roman" w:cs="Times New Roman"/>
          <w:sz w:val="20"/>
          <w:szCs w:val="20"/>
        </w:rPr>
      </w:pPr>
      <w:r>
        <w:rPr>
          <w:rFonts w:ascii="Times New Roman" w:hAnsi="Times New Roman" w:cs="Times New Roman"/>
          <w:sz w:val="20"/>
          <w:szCs w:val="20"/>
        </w:rPr>
        <w:t>Figure:</w:t>
      </w:r>
      <w:r w:rsidR="00706712">
        <w:rPr>
          <w:rFonts w:ascii="Times New Roman" w:hAnsi="Times New Roman" w:cs="Times New Roman"/>
          <w:sz w:val="20"/>
          <w:szCs w:val="20"/>
        </w:rPr>
        <w:t xml:space="preserve"> </w:t>
      </w:r>
      <w:r w:rsidR="00706712">
        <w:t xml:space="preserve"> </w:t>
      </w:r>
      <w:r w:rsidR="00706712" w:rsidRPr="00CE4457">
        <w:rPr>
          <w:rFonts w:ascii="Times New Roman" w:hAnsi="Times New Roman" w:cs="Times New Roman"/>
          <w:sz w:val="20"/>
          <w:szCs w:val="20"/>
        </w:rPr>
        <w:t>LIME-based local interpretability for the CNN model</w:t>
      </w:r>
    </w:p>
    <w:p w14:paraId="27B70DE8" w14:textId="77777777" w:rsidR="00706712" w:rsidRDefault="00706712" w:rsidP="00706712">
      <w:pPr>
        <w:spacing w:after="0"/>
        <w:jc w:val="center"/>
      </w:pPr>
    </w:p>
    <w:p w14:paraId="51F669F5" w14:textId="46A77CBE" w:rsidR="003D422A" w:rsidRPr="00706712" w:rsidRDefault="003D422A" w:rsidP="00706712">
      <w:pPr>
        <w:spacing w:after="0"/>
        <w:jc w:val="center"/>
        <w:sectPr w:rsidR="003D422A" w:rsidRPr="00706712" w:rsidSect="00706712">
          <w:type w:val="continuous"/>
          <w:pgSz w:w="11906" w:h="16838"/>
          <w:pgMar w:top="1077" w:right="737" w:bottom="2438" w:left="737" w:header="737" w:footer="567" w:gutter="0"/>
          <w:cols w:space="284"/>
          <w:docGrid w:linePitch="360"/>
        </w:sectPr>
      </w:pPr>
    </w:p>
    <w:p w14:paraId="2CACF516" w14:textId="63B4EBB6" w:rsidR="00737655" w:rsidRPr="00737655" w:rsidRDefault="00990449" w:rsidP="00737655">
      <w:pPr>
        <w:spacing w:after="0"/>
        <w:jc w:val="both"/>
        <w:rPr>
          <w:rFonts w:ascii="Times New Roman" w:hAnsi="Times New Roman" w:cs="Times New Roman"/>
          <w:b/>
          <w:bCs/>
          <w:sz w:val="20"/>
          <w:szCs w:val="20"/>
        </w:rPr>
      </w:pPr>
      <w:r>
        <w:rPr>
          <w:rFonts w:ascii="Times New Roman" w:hAnsi="Times New Roman" w:cs="Times New Roman"/>
          <w:b/>
          <w:bCs/>
          <w:sz w:val="20"/>
          <w:szCs w:val="20"/>
        </w:rPr>
        <w:lastRenderedPageBreak/>
        <w:t>3</w:t>
      </w:r>
      <w:r w:rsidR="00737655" w:rsidRPr="00737655">
        <w:rPr>
          <w:rFonts w:ascii="Times New Roman" w:hAnsi="Times New Roman" w:cs="Times New Roman"/>
          <w:b/>
          <w:bCs/>
          <w:sz w:val="20"/>
          <w:szCs w:val="20"/>
        </w:rPr>
        <w:t>. Global Interpretability (SHAP)</w:t>
      </w:r>
    </w:p>
    <w:p w14:paraId="02432184" w14:textId="77777777" w:rsidR="00737655" w:rsidRPr="00737655" w:rsidRDefault="00737655" w:rsidP="00737655">
      <w:pPr>
        <w:spacing w:after="0"/>
        <w:jc w:val="both"/>
        <w:rPr>
          <w:rFonts w:ascii="Times New Roman" w:hAnsi="Times New Roman" w:cs="Times New Roman"/>
          <w:sz w:val="20"/>
          <w:szCs w:val="20"/>
        </w:rPr>
      </w:pPr>
      <w:r w:rsidRPr="00737655">
        <w:rPr>
          <w:rFonts w:ascii="Times New Roman" w:hAnsi="Times New Roman" w:cs="Times New Roman"/>
          <w:sz w:val="20"/>
          <w:szCs w:val="20"/>
        </w:rPr>
        <w:t>To understand the global importance of each feature and its impact on the model's predictions, a SHAP (</w:t>
      </w:r>
      <w:proofErr w:type="spellStart"/>
      <w:r w:rsidRPr="00737655">
        <w:rPr>
          <w:rFonts w:ascii="Times New Roman" w:hAnsi="Times New Roman" w:cs="Times New Roman"/>
          <w:sz w:val="20"/>
          <w:szCs w:val="20"/>
        </w:rPr>
        <w:t>SHapley</w:t>
      </w:r>
      <w:proofErr w:type="spellEnd"/>
      <w:r w:rsidRPr="00737655">
        <w:rPr>
          <w:rFonts w:ascii="Times New Roman" w:hAnsi="Times New Roman" w:cs="Times New Roman"/>
          <w:sz w:val="20"/>
          <w:szCs w:val="20"/>
        </w:rPr>
        <w:t xml:space="preserve"> Additive </w:t>
      </w:r>
      <w:proofErr w:type="spellStart"/>
      <w:r w:rsidRPr="00737655">
        <w:rPr>
          <w:rFonts w:ascii="Times New Roman" w:hAnsi="Times New Roman" w:cs="Times New Roman"/>
          <w:sz w:val="20"/>
          <w:szCs w:val="20"/>
        </w:rPr>
        <w:t>exPlanations</w:t>
      </w:r>
      <w:proofErr w:type="spellEnd"/>
      <w:r w:rsidRPr="00737655">
        <w:rPr>
          <w:rFonts w:ascii="Times New Roman" w:hAnsi="Times New Roman" w:cs="Times New Roman"/>
          <w:sz w:val="20"/>
          <w:szCs w:val="20"/>
        </w:rPr>
        <w:t xml:space="preserve">) analysis was conducted. The </w:t>
      </w:r>
      <w:proofErr w:type="spellStart"/>
      <w:r w:rsidRPr="00737655">
        <w:rPr>
          <w:rFonts w:ascii="Times New Roman" w:hAnsi="Times New Roman" w:cs="Times New Roman"/>
          <w:sz w:val="20"/>
          <w:szCs w:val="20"/>
        </w:rPr>
        <w:t>shap.PermutationExplainer</w:t>
      </w:r>
      <w:proofErr w:type="spellEnd"/>
      <w:r w:rsidRPr="00737655">
        <w:rPr>
          <w:rFonts w:ascii="Times New Roman" w:hAnsi="Times New Roman" w:cs="Times New Roman"/>
          <w:sz w:val="20"/>
          <w:szCs w:val="20"/>
        </w:rPr>
        <w:t xml:space="preserve"> method was used to compute SHAP values for a subset of 100 samples from the test data.</w:t>
      </w:r>
    </w:p>
    <w:p w14:paraId="6469743B" w14:textId="77777777" w:rsidR="00737655" w:rsidRPr="00737655" w:rsidRDefault="00737655" w:rsidP="00737655">
      <w:pPr>
        <w:spacing w:after="0"/>
        <w:jc w:val="both"/>
        <w:rPr>
          <w:rFonts w:ascii="Times New Roman" w:hAnsi="Times New Roman" w:cs="Times New Roman"/>
          <w:sz w:val="20"/>
          <w:szCs w:val="20"/>
        </w:rPr>
      </w:pPr>
      <w:r w:rsidRPr="00737655">
        <w:rPr>
          <w:rFonts w:ascii="Times New Roman" w:hAnsi="Times New Roman" w:cs="Times New Roman"/>
          <w:sz w:val="20"/>
          <w:szCs w:val="20"/>
        </w:rPr>
        <w:t xml:space="preserve">The analysis successfully generated a comprehensive set of visualizations to interpret the model's </w:t>
      </w:r>
      <w:proofErr w:type="spellStart"/>
      <w:r w:rsidRPr="00737655">
        <w:rPr>
          <w:rFonts w:ascii="Times New Roman" w:hAnsi="Times New Roman" w:cs="Times New Roman"/>
          <w:sz w:val="20"/>
          <w:szCs w:val="20"/>
        </w:rPr>
        <w:t>behavior</w:t>
      </w:r>
      <w:proofErr w:type="spellEnd"/>
      <w:r w:rsidRPr="00737655">
        <w:rPr>
          <w:rFonts w:ascii="Times New Roman" w:hAnsi="Times New Roman" w:cs="Times New Roman"/>
          <w:sz w:val="20"/>
          <w:szCs w:val="20"/>
        </w:rPr>
        <w:t>:</w:t>
      </w:r>
    </w:p>
    <w:p w14:paraId="4BD0B589" w14:textId="77777777" w:rsidR="003D422A" w:rsidRDefault="00737655" w:rsidP="00737655">
      <w:pPr>
        <w:numPr>
          <w:ilvl w:val="0"/>
          <w:numId w:val="31"/>
        </w:numPr>
        <w:tabs>
          <w:tab w:val="num" w:pos="720"/>
        </w:tabs>
        <w:spacing w:after="0"/>
        <w:jc w:val="both"/>
        <w:rPr>
          <w:rFonts w:ascii="Times New Roman" w:hAnsi="Times New Roman" w:cs="Times New Roman"/>
          <w:sz w:val="20"/>
          <w:szCs w:val="20"/>
        </w:rPr>
      </w:pPr>
      <w:r w:rsidRPr="00737655">
        <w:rPr>
          <w:rFonts w:ascii="Times New Roman" w:hAnsi="Times New Roman" w:cs="Times New Roman"/>
          <w:sz w:val="20"/>
          <w:szCs w:val="20"/>
        </w:rPr>
        <w:t xml:space="preserve">Global Feature Importance (Bar Plot): A summary bar plot was created (see shap_summary_bar.png), illustrating the mean absolute SHAP value for each feature. This plot provides a clear ranking of which features, on average, have </w:t>
      </w:r>
    </w:p>
    <w:p w14:paraId="44E4DE43" w14:textId="44EFAD60" w:rsidR="003D422A" w:rsidRDefault="003D422A" w:rsidP="003D422A">
      <w:pPr>
        <w:tabs>
          <w:tab w:val="num" w:pos="720"/>
        </w:tabs>
        <w:spacing w:after="0"/>
        <w:ind w:left="360"/>
        <w:jc w:val="both"/>
        <w:rPr>
          <w:rFonts w:ascii="Times New Roman" w:hAnsi="Times New Roman" w:cs="Times New Roman"/>
          <w:sz w:val="20"/>
          <w:szCs w:val="20"/>
        </w:rPr>
      </w:pPr>
      <w:r w:rsidRPr="00737655">
        <w:rPr>
          <w:rFonts w:ascii="Times New Roman" w:hAnsi="Times New Roman" w:cs="Times New Roman"/>
          <w:sz w:val="20"/>
          <w:szCs w:val="20"/>
        </w:rPr>
        <w:t>e most significant impact on the model's predictions.</w:t>
      </w:r>
    </w:p>
    <w:p w14:paraId="3C9CECE1" w14:textId="0E77931C" w:rsidR="00737655" w:rsidRPr="00737655" w:rsidRDefault="00706712" w:rsidP="003D422A">
      <w:pPr>
        <w:tabs>
          <w:tab w:val="num" w:pos="720"/>
        </w:tabs>
        <w:spacing w:after="0"/>
        <w:ind w:left="360"/>
        <w:jc w:val="both"/>
        <w:rPr>
          <w:rFonts w:ascii="Times New Roman" w:hAnsi="Times New Roman" w:cs="Times New Roman"/>
          <w:sz w:val="20"/>
          <w:szCs w:val="20"/>
        </w:rPr>
      </w:pPr>
      <w:r>
        <w:rPr>
          <w:rFonts w:ascii="Times New Roman" w:hAnsi="Times New Roman" w:cs="Times New Roman"/>
          <w:noProof/>
          <w:sz w:val="20"/>
          <w:szCs w:val="20"/>
          <w:lang w:eastAsia="en-IN"/>
        </w:rPr>
        <w:lastRenderedPageBreak/>
        <w:drawing>
          <wp:inline distT="0" distB="0" distL="0" distR="0" wp14:anchorId="46CC8CD0" wp14:editId="46A0DDC5">
            <wp:extent cx="2240280" cy="1859280"/>
            <wp:effectExtent l="0" t="0" r="7620" b="7620"/>
            <wp:docPr id="1892316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16110" name="Picture 18923161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40280" cy="1859280"/>
                    </a:xfrm>
                    <a:prstGeom prst="rect">
                      <a:avLst/>
                    </a:prstGeom>
                  </pic:spPr>
                </pic:pic>
              </a:graphicData>
            </a:graphic>
          </wp:inline>
        </w:drawing>
      </w:r>
    </w:p>
    <w:p w14:paraId="2FD2738E" w14:textId="1088E85E" w:rsidR="00AE58E7" w:rsidRPr="00AE58E7" w:rsidRDefault="00AE58E7" w:rsidP="00AE58E7">
      <w:pPr>
        <w:pStyle w:val="ListParagraph"/>
        <w:numPr>
          <w:ilvl w:val="0"/>
          <w:numId w:val="31"/>
        </w:numPr>
        <w:tabs>
          <w:tab w:val="num" w:pos="720"/>
        </w:tabs>
        <w:spacing w:after="0"/>
        <w:jc w:val="center"/>
        <w:rPr>
          <w:rFonts w:ascii="Times New Roman" w:hAnsi="Times New Roman" w:cs="Times New Roman"/>
          <w:sz w:val="20"/>
          <w:szCs w:val="20"/>
        </w:rPr>
      </w:pPr>
      <w:r w:rsidRPr="00AE58E7">
        <w:rPr>
          <w:rFonts w:ascii="Times New Roman" w:hAnsi="Times New Roman" w:cs="Times New Roman"/>
          <w:sz w:val="20"/>
          <w:szCs w:val="20"/>
        </w:rPr>
        <w:t>Figure: Shap Summary Bar</w:t>
      </w:r>
    </w:p>
    <w:p w14:paraId="6B383E5D" w14:textId="0067F945" w:rsidR="00737655" w:rsidRDefault="00737655" w:rsidP="00D50DC5">
      <w:pPr>
        <w:numPr>
          <w:ilvl w:val="0"/>
          <w:numId w:val="31"/>
        </w:numPr>
        <w:tabs>
          <w:tab w:val="num" w:pos="720"/>
        </w:tabs>
        <w:spacing w:after="0"/>
        <w:jc w:val="both"/>
        <w:rPr>
          <w:rFonts w:ascii="Times New Roman" w:hAnsi="Times New Roman" w:cs="Times New Roman"/>
          <w:sz w:val="20"/>
          <w:szCs w:val="20"/>
        </w:rPr>
      </w:pPr>
      <w:r w:rsidRPr="00737655">
        <w:rPr>
          <w:rFonts w:ascii="Times New Roman" w:hAnsi="Times New Roman" w:cs="Times New Roman"/>
          <w:sz w:val="20"/>
          <w:szCs w:val="20"/>
        </w:rPr>
        <w:t>Feature Impact Summary (</w:t>
      </w:r>
      <w:proofErr w:type="spellStart"/>
      <w:r w:rsidRPr="00737655">
        <w:rPr>
          <w:rFonts w:ascii="Times New Roman" w:hAnsi="Times New Roman" w:cs="Times New Roman"/>
          <w:sz w:val="20"/>
          <w:szCs w:val="20"/>
        </w:rPr>
        <w:t>Beeswarm</w:t>
      </w:r>
      <w:proofErr w:type="spellEnd"/>
      <w:r w:rsidRPr="00737655">
        <w:rPr>
          <w:rFonts w:ascii="Times New Roman" w:hAnsi="Times New Roman" w:cs="Times New Roman"/>
          <w:sz w:val="20"/>
          <w:szCs w:val="20"/>
        </w:rPr>
        <w:t xml:space="preserve"> Plot): A </w:t>
      </w:r>
      <w:proofErr w:type="spellStart"/>
      <w:r w:rsidRPr="00737655">
        <w:rPr>
          <w:rFonts w:ascii="Times New Roman" w:hAnsi="Times New Roman" w:cs="Times New Roman"/>
          <w:sz w:val="20"/>
          <w:szCs w:val="20"/>
        </w:rPr>
        <w:t>beeswarm</w:t>
      </w:r>
      <w:proofErr w:type="spellEnd"/>
      <w:r w:rsidRPr="00737655">
        <w:rPr>
          <w:rFonts w:ascii="Times New Roman" w:hAnsi="Times New Roman" w:cs="Times New Roman"/>
          <w:sz w:val="20"/>
          <w:szCs w:val="20"/>
        </w:rPr>
        <w:t xml:space="preserve"> plot (see shap_summary_beeswarm.png) was generated to visualize not only the magnitude of each feature's importance but also the </w:t>
      </w:r>
      <w:r w:rsidRPr="00737655">
        <w:rPr>
          <w:rFonts w:ascii="Times New Roman" w:hAnsi="Times New Roman" w:cs="Times New Roman"/>
          <w:i/>
          <w:iCs/>
          <w:sz w:val="20"/>
          <w:szCs w:val="20"/>
        </w:rPr>
        <w:t>direction</w:t>
      </w:r>
      <w:r w:rsidRPr="00737655">
        <w:rPr>
          <w:rFonts w:ascii="Times New Roman" w:hAnsi="Times New Roman" w:cs="Times New Roman"/>
          <w:sz w:val="20"/>
          <w:szCs w:val="20"/>
        </w:rPr>
        <w:t xml:space="preserve"> of its impact.</w:t>
      </w:r>
    </w:p>
    <w:p w14:paraId="30BA6F27" w14:textId="7CD96E24" w:rsidR="00775925" w:rsidRDefault="00775925" w:rsidP="00775925">
      <w:pPr>
        <w:tabs>
          <w:tab w:val="num" w:pos="720"/>
        </w:tabs>
        <w:spacing w:after="0"/>
        <w:jc w:val="both"/>
        <w:rPr>
          <w:rFonts w:ascii="Times New Roman" w:hAnsi="Times New Roman" w:cs="Times New Roman"/>
          <w:sz w:val="20"/>
          <w:szCs w:val="20"/>
        </w:rPr>
      </w:pPr>
      <w:r w:rsidRPr="00775925">
        <w:rPr>
          <w:rFonts w:ascii="Times New Roman" w:hAnsi="Times New Roman" w:cs="Times New Roman"/>
          <w:noProof/>
          <w:sz w:val="20"/>
          <w:szCs w:val="20"/>
          <w:lang w:eastAsia="en-IN"/>
        </w:rPr>
        <w:lastRenderedPageBreak/>
        <w:drawing>
          <wp:inline distT="0" distB="0" distL="0" distR="0" wp14:anchorId="3C636219" wp14:editId="479E5268">
            <wp:extent cx="3221990" cy="2819400"/>
            <wp:effectExtent l="0" t="0" r="0" b="0"/>
            <wp:docPr id="10825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2329" name=""/>
                    <pic:cNvPicPr/>
                  </pic:nvPicPr>
                  <pic:blipFill>
                    <a:blip r:embed="rId13"/>
                    <a:stretch>
                      <a:fillRect/>
                    </a:stretch>
                  </pic:blipFill>
                  <pic:spPr>
                    <a:xfrm>
                      <a:off x="0" y="0"/>
                      <a:ext cx="3221990" cy="2819400"/>
                    </a:xfrm>
                    <a:prstGeom prst="rect">
                      <a:avLst/>
                    </a:prstGeom>
                  </pic:spPr>
                </pic:pic>
              </a:graphicData>
            </a:graphic>
          </wp:inline>
        </w:drawing>
      </w:r>
    </w:p>
    <w:p w14:paraId="19452399" w14:textId="1EC82CB6" w:rsidR="00775925" w:rsidRDefault="00775925" w:rsidP="00AE58E7">
      <w:pPr>
        <w:spacing w:after="0"/>
        <w:jc w:val="center"/>
        <w:rPr>
          <w:rFonts w:ascii="Times New Roman" w:hAnsi="Times New Roman" w:cs="Times New Roman"/>
          <w:sz w:val="20"/>
          <w:szCs w:val="20"/>
        </w:rPr>
      </w:pPr>
      <w:r>
        <w:rPr>
          <w:rFonts w:ascii="Times New Roman" w:hAnsi="Times New Roman" w:cs="Times New Roman"/>
          <w:sz w:val="20"/>
          <w:szCs w:val="20"/>
        </w:rPr>
        <w:t xml:space="preserve">Figure: </w:t>
      </w:r>
      <w:proofErr w:type="spellStart"/>
      <w:r w:rsidRPr="00737655">
        <w:rPr>
          <w:rFonts w:ascii="Times New Roman" w:hAnsi="Times New Roman" w:cs="Times New Roman"/>
          <w:sz w:val="20"/>
          <w:szCs w:val="20"/>
        </w:rPr>
        <w:t>Shap</w:t>
      </w:r>
      <w:proofErr w:type="spellEnd"/>
      <w:r>
        <w:rPr>
          <w:rFonts w:ascii="Times New Roman" w:hAnsi="Times New Roman" w:cs="Times New Roman"/>
          <w:sz w:val="20"/>
          <w:szCs w:val="20"/>
        </w:rPr>
        <w:t xml:space="preserve"> </w:t>
      </w:r>
      <w:r w:rsidRPr="00737655">
        <w:rPr>
          <w:rFonts w:ascii="Times New Roman" w:hAnsi="Times New Roman" w:cs="Times New Roman"/>
          <w:sz w:val="20"/>
          <w:szCs w:val="20"/>
        </w:rPr>
        <w:t>Summary</w:t>
      </w:r>
      <w:r>
        <w:rPr>
          <w:rFonts w:ascii="Times New Roman" w:hAnsi="Times New Roman" w:cs="Times New Roman"/>
          <w:sz w:val="20"/>
          <w:szCs w:val="20"/>
        </w:rPr>
        <w:t xml:space="preserve"> </w:t>
      </w:r>
      <w:proofErr w:type="spellStart"/>
      <w:r w:rsidRPr="00737655">
        <w:rPr>
          <w:rFonts w:ascii="Times New Roman" w:hAnsi="Times New Roman" w:cs="Times New Roman"/>
          <w:sz w:val="20"/>
          <w:szCs w:val="20"/>
        </w:rPr>
        <w:t>Beeswarm</w:t>
      </w:r>
      <w:proofErr w:type="spellEnd"/>
    </w:p>
    <w:p w14:paraId="67BD72B0" w14:textId="5F674EC1" w:rsidR="00737655" w:rsidRDefault="00737655" w:rsidP="00775925">
      <w:pPr>
        <w:spacing w:after="0"/>
        <w:jc w:val="both"/>
        <w:rPr>
          <w:rFonts w:ascii="Times New Roman" w:hAnsi="Times New Roman" w:cs="Times New Roman"/>
          <w:sz w:val="20"/>
          <w:szCs w:val="20"/>
        </w:rPr>
      </w:pPr>
      <w:r w:rsidRPr="00737655">
        <w:rPr>
          <w:rFonts w:ascii="Times New Roman" w:hAnsi="Times New Roman" w:cs="Times New Roman"/>
          <w:sz w:val="20"/>
          <w:szCs w:val="20"/>
        </w:rPr>
        <w:t xml:space="preserve">Dependence Plots: To dive deeper into feature interactions, dependence plots were successfully generated. These plots detail the relationship between a single feature's value and its corresponding SHAP value. Based on the analysis, the top four most influential features identified were </w:t>
      </w:r>
      <w:proofErr w:type="spellStart"/>
      <w:r w:rsidRPr="00737655">
        <w:rPr>
          <w:rFonts w:ascii="Times New Roman" w:hAnsi="Times New Roman" w:cs="Times New Roman"/>
          <w:sz w:val="20"/>
          <w:szCs w:val="20"/>
        </w:rPr>
        <w:t>avg_glucose_level</w:t>
      </w:r>
      <w:proofErr w:type="spellEnd"/>
      <w:r w:rsidRPr="00737655">
        <w:rPr>
          <w:rFonts w:ascii="Times New Roman" w:hAnsi="Times New Roman" w:cs="Times New Roman"/>
          <w:sz w:val="20"/>
          <w:szCs w:val="20"/>
        </w:rPr>
        <w:t xml:space="preserve">, cholesterol, </w:t>
      </w:r>
      <w:proofErr w:type="spellStart"/>
      <w:r w:rsidRPr="00737655">
        <w:rPr>
          <w:rFonts w:ascii="Times New Roman" w:hAnsi="Times New Roman" w:cs="Times New Roman"/>
          <w:sz w:val="20"/>
          <w:szCs w:val="20"/>
        </w:rPr>
        <w:t>whitebloodcellcount</w:t>
      </w:r>
      <w:proofErr w:type="spellEnd"/>
      <w:r w:rsidRPr="00737655">
        <w:rPr>
          <w:rFonts w:ascii="Times New Roman" w:hAnsi="Times New Roman" w:cs="Times New Roman"/>
          <w:sz w:val="20"/>
          <w:szCs w:val="20"/>
        </w:rPr>
        <w:t>, and age.</w:t>
      </w:r>
    </w:p>
    <w:p w14:paraId="241F41D3" w14:textId="6710E7E9" w:rsidR="00775925" w:rsidRPr="00737655" w:rsidRDefault="00775925" w:rsidP="00775925">
      <w:pPr>
        <w:spacing w:after="0"/>
        <w:jc w:val="both"/>
        <w:rPr>
          <w:rFonts w:ascii="Times New Roman" w:hAnsi="Times New Roman" w:cs="Times New Roman"/>
          <w:sz w:val="20"/>
          <w:szCs w:val="20"/>
        </w:rPr>
      </w:pPr>
      <w:r w:rsidRPr="00775925">
        <w:rPr>
          <w:rFonts w:ascii="Times New Roman" w:hAnsi="Times New Roman" w:cs="Times New Roman"/>
          <w:noProof/>
          <w:sz w:val="20"/>
          <w:szCs w:val="20"/>
          <w:lang w:eastAsia="en-IN"/>
        </w:rPr>
        <w:drawing>
          <wp:inline distT="0" distB="0" distL="0" distR="0" wp14:anchorId="0E9DD660" wp14:editId="75DBC77B">
            <wp:extent cx="3221990" cy="2750820"/>
            <wp:effectExtent l="0" t="0" r="0" b="0"/>
            <wp:docPr id="182353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32515" name=""/>
                    <pic:cNvPicPr/>
                  </pic:nvPicPr>
                  <pic:blipFill>
                    <a:blip r:embed="rId14"/>
                    <a:stretch>
                      <a:fillRect/>
                    </a:stretch>
                  </pic:blipFill>
                  <pic:spPr>
                    <a:xfrm>
                      <a:off x="0" y="0"/>
                      <a:ext cx="3221990" cy="2750820"/>
                    </a:xfrm>
                    <a:prstGeom prst="rect">
                      <a:avLst/>
                    </a:prstGeom>
                  </pic:spPr>
                </pic:pic>
              </a:graphicData>
            </a:graphic>
          </wp:inline>
        </w:drawing>
      </w:r>
    </w:p>
    <w:p w14:paraId="64624B78" w14:textId="76ECE166" w:rsidR="00775925" w:rsidRDefault="00775925" w:rsidP="00775925">
      <w:pPr>
        <w:spacing w:after="0"/>
        <w:jc w:val="center"/>
        <w:rPr>
          <w:rFonts w:ascii="Times New Roman" w:hAnsi="Times New Roman" w:cs="Times New Roman"/>
          <w:sz w:val="20"/>
          <w:szCs w:val="20"/>
        </w:rPr>
      </w:pPr>
      <w:r>
        <w:rPr>
          <w:rFonts w:ascii="Times New Roman" w:hAnsi="Times New Roman" w:cs="Times New Roman"/>
          <w:sz w:val="20"/>
          <w:szCs w:val="20"/>
        </w:rPr>
        <w:t xml:space="preserve">Figure: </w:t>
      </w:r>
      <w:r w:rsidRPr="00CE4457">
        <w:rPr>
          <w:rFonts w:ascii="Times New Roman" w:hAnsi="Times New Roman" w:cs="Times New Roman"/>
          <w:sz w:val="20"/>
          <w:szCs w:val="20"/>
        </w:rPr>
        <w:t>SHAP waterfall plot for a single test instance</w:t>
      </w:r>
    </w:p>
    <w:p w14:paraId="69E5C258" w14:textId="0B80B9BD" w:rsidR="00737655" w:rsidRPr="00737655" w:rsidRDefault="00737655" w:rsidP="00737655">
      <w:pPr>
        <w:spacing w:after="0"/>
        <w:jc w:val="both"/>
        <w:rPr>
          <w:rFonts w:ascii="Times New Roman" w:hAnsi="Times New Roman" w:cs="Times New Roman"/>
          <w:sz w:val="20"/>
          <w:szCs w:val="20"/>
        </w:rPr>
      </w:pPr>
      <w:r w:rsidRPr="00737655">
        <w:rPr>
          <w:rFonts w:ascii="Times New Roman" w:hAnsi="Times New Roman" w:cs="Times New Roman"/>
          <w:sz w:val="20"/>
          <w:szCs w:val="20"/>
        </w:rPr>
        <w:t>This complete SHAP analysis moves beyond simple accuracy metrics, providing a transparent view of the model's internal decision-making process and identifying the key biomarkers driving its classifications.</w:t>
      </w:r>
    </w:p>
    <w:p w14:paraId="0D2F436B" w14:textId="77777777" w:rsidR="00A43EAA" w:rsidRDefault="00A43EAA" w:rsidP="00AD1804">
      <w:pPr>
        <w:spacing w:after="0"/>
        <w:jc w:val="both"/>
        <w:rPr>
          <w:rFonts w:ascii="Times New Roman" w:hAnsi="Times New Roman" w:cs="Times New Roman"/>
          <w:b/>
          <w:bCs/>
          <w:sz w:val="20"/>
          <w:szCs w:val="20"/>
        </w:rPr>
      </w:pPr>
    </w:p>
    <w:p w14:paraId="6A1A685D" w14:textId="6168788E" w:rsidR="00AD1804" w:rsidRPr="00AD1804" w:rsidRDefault="00990449" w:rsidP="00AD1804">
      <w:pPr>
        <w:spacing w:after="0"/>
        <w:jc w:val="both"/>
        <w:rPr>
          <w:rFonts w:ascii="Times New Roman" w:hAnsi="Times New Roman" w:cs="Times New Roman"/>
          <w:b/>
          <w:bCs/>
          <w:sz w:val="20"/>
          <w:szCs w:val="20"/>
        </w:rPr>
      </w:pPr>
      <w:r>
        <w:rPr>
          <w:rFonts w:ascii="Times New Roman" w:hAnsi="Times New Roman" w:cs="Times New Roman"/>
          <w:b/>
          <w:bCs/>
          <w:sz w:val="20"/>
          <w:szCs w:val="20"/>
        </w:rPr>
        <w:t>B</w:t>
      </w:r>
      <w:r w:rsidR="00AD1804" w:rsidRPr="00AD1804">
        <w:rPr>
          <w:rFonts w:ascii="Times New Roman" w:hAnsi="Times New Roman" w:cs="Times New Roman"/>
          <w:b/>
          <w:bCs/>
          <w:sz w:val="20"/>
          <w:szCs w:val="20"/>
        </w:rPr>
        <w:t>. Convolutional Neural Network (CNN) Results</w:t>
      </w:r>
    </w:p>
    <w:p w14:paraId="1222AB2E" w14:textId="77777777" w:rsid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 xml:space="preserve">The CNN model achieved a </w:t>
      </w:r>
      <w:r w:rsidRPr="00AD1804">
        <w:rPr>
          <w:rFonts w:ascii="Times New Roman" w:hAnsi="Times New Roman" w:cs="Times New Roman"/>
          <w:b/>
          <w:bCs/>
          <w:sz w:val="20"/>
          <w:szCs w:val="20"/>
        </w:rPr>
        <w:t>test accuracy of 96.76%</w:t>
      </w:r>
      <w:r w:rsidRPr="00AD1804">
        <w:rPr>
          <w:rFonts w:ascii="Times New Roman" w:hAnsi="Times New Roman" w:cs="Times New Roman"/>
          <w:sz w:val="20"/>
          <w:szCs w:val="20"/>
        </w:rPr>
        <w:t xml:space="preserve">, slightly lower than Gradient Boosting but still demonstrating strong </w:t>
      </w:r>
      <w:r w:rsidRPr="00AD1804">
        <w:rPr>
          <w:rFonts w:ascii="Times New Roman" w:hAnsi="Times New Roman" w:cs="Times New Roman"/>
          <w:sz w:val="20"/>
          <w:szCs w:val="20"/>
        </w:rPr>
        <w:lastRenderedPageBreak/>
        <w:t>performance. It effectively captured non-linear relationships between features and stroke types through one-dimensional convolutional layers.</w:t>
      </w:r>
    </w:p>
    <w:p w14:paraId="767628DC" w14:textId="5BA7B9F6" w:rsidR="0097471E" w:rsidRPr="0097471E" w:rsidRDefault="00990449" w:rsidP="0097471E">
      <w:pPr>
        <w:spacing w:after="0"/>
        <w:jc w:val="both"/>
        <w:rPr>
          <w:rFonts w:ascii="Times New Roman" w:hAnsi="Times New Roman" w:cs="Times New Roman"/>
          <w:b/>
          <w:bCs/>
          <w:sz w:val="20"/>
          <w:szCs w:val="20"/>
        </w:rPr>
      </w:pPr>
      <w:r>
        <w:rPr>
          <w:rFonts w:ascii="Times New Roman" w:hAnsi="Times New Roman" w:cs="Times New Roman"/>
          <w:b/>
          <w:bCs/>
          <w:sz w:val="20"/>
          <w:szCs w:val="20"/>
        </w:rPr>
        <w:t>1</w:t>
      </w:r>
      <w:r w:rsidR="0097471E" w:rsidRPr="0097471E">
        <w:rPr>
          <w:rFonts w:ascii="Times New Roman" w:hAnsi="Times New Roman" w:cs="Times New Roman"/>
          <w:b/>
          <w:bCs/>
          <w:sz w:val="20"/>
          <w:szCs w:val="20"/>
        </w:rPr>
        <w:t>. Performance Metrics</w:t>
      </w:r>
    </w:p>
    <w:p w14:paraId="2E0A6680" w14:textId="77777777" w:rsidR="0097471E" w:rsidRDefault="0097471E" w:rsidP="0097471E">
      <w:pPr>
        <w:spacing w:after="0"/>
        <w:jc w:val="both"/>
        <w:rPr>
          <w:rFonts w:ascii="Times New Roman" w:hAnsi="Times New Roman" w:cs="Times New Roman"/>
          <w:sz w:val="20"/>
          <w:szCs w:val="20"/>
        </w:rPr>
      </w:pPr>
      <w:r w:rsidRPr="0097471E">
        <w:rPr>
          <w:rFonts w:ascii="Times New Roman" w:hAnsi="Times New Roman" w:cs="Times New Roman"/>
          <w:sz w:val="20"/>
          <w:szCs w:val="20"/>
        </w:rPr>
        <w:t>The Convolutional Neural Network (CNN) model achieved an overall test accuracy of 96.20%, indicating high effectiveness in classifying the four major stroke categories. It captured non-linear relationships among patient features using one-dimensional convolutional layers, enabling robust generalization on unseen data.</w:t>
      </w:r>
    </w:p>
    <w:p w14:paraId="34360F70" w14:textId="77777777" w:rsidR="0097471E" w:rsidRPr="0097471E" w:rsidRDefault="0097471E" w:rsidP="0097471E">
      <w:pPr>
        <w:spacing w:after="0"/>
        <w:jc w:val="both"/>
        <w:rPr>
          <w:rFonts w:ascii="Times New Roman" w:hAnsi="Times New Roman" w:cs="Times New Roman"/>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6"/>
        <w:gridCol w:w="850"/>
        <w:gridCol w:w="689"/>
        <w:gridCol w:w="1060"/>
        <w:gridCol w:w="729"/>
      </w:tblGrid>
      <w:tr w:rsidR="0097471E" w:rsidRPr="0097471E" w14:paraId="1E411974" w14:textId="77777777" w:rsidTr="00D50DC5">
        <w:trPr>
          <w:tblHeader/>
          <w:tblCellSpacing w:w="15" w:type="dxa"/>
        </w:trPr>
        <w:tc>
          <w:tcPr>
            <w:tcW w:w="1691" w:type="dxa"/>
            <w:vAlign w:val="center"/>
            <w:hideMark/>
          </w:tcPr>
          <w:p w14:paraId="600B0999"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Class</w:t>
            </w:r>
          </w:p>
        </w:tc>
        <w:tc>
          <w:tcPr>
            <w:tcW w:w="820" w:type="dxa"/>
            <w:vAlign w:val="center"/>
            <w:hideMark/>
          </w:tcPr>
          <w:p w14:paraId="227C2F44"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Precision</w:t>
            </w:r>
          </w:p>
        </w:tc>
        <w:tc>
          <w:tcPr>
            <w:tcW w:w="659" w:type="dxa"/>
            <w:vAlign w:val="center"/>
            <w:hideMark/>
          </w:tcPr>
          <w:p w14:paraId="112E00C6" w14:textId="77777777" w:rsidR="0097471E" w:rsidRPr="0097471E" w:rsidRDefault="0097471E" w:rsidP="0097471E">
            <w:pPr>
              <w:spacing w:after="0"/>
              <w:rPr>
                <w:rFonts w:ascii="Times New Roman" w:hAnsi="Times New Roman" w:cs="Times New Roman"/>
                <w:sz w:val="20"/>
                <w:szCs w:val="20"/>
              </w:rPr>
            </w:pPr>
            <w:r w:rsidRPr="0097471E">
              <w:rPr>
                <w:rFonts w:ascii="Times New Roman" w:hAnsi="Times New Roman" w:cs="Times New Roman"/>
                <w:sz w:val="20"/>
                <w:szCs w:val="20"/>
              </w:rPr>
              <w:t>Recall</w:t>
            </w:r>
          </w:p>
        </w:tc>
        <w:tc>
          <w:tcPr>
            <w:tcW w:w="1030" w:type="dxa"/>
            <w:vAlign w:val="center"/>
            <w:hideMark/>
          </w:tcPr>
          <w:p w14:paraId="2CE060D5" w14:textId="77777777" w:rsidR="0097471E" w:rsidRPr="0097471E" w:rsidRDefault="0097471E" w:rsidP="0097471E">
            <w:pPr>
              <w:spacing w:after="0"/>
              <w:rPr>
                <w:rFonts w:ascii="Times New Roman" w:hAnsi="Times New Roman" w:cs="Times New Roman"/>
                <w:sz w:val="20"/>
                <w:szCs w:val="20"/>
              </w:rPr>
            </w:pPr>
            <w:r w:rsidRPr="0097471E">
              <w:rPr>
                <w:rFonts w:ascii="Times New Roman" w:hAnsi="Times New Roman" w:cs="Times New Roman"/>
                <w:sz w:val="20"/>
                <w:szCs w:val="20"/>
              </w:rPr>
              <w:t>F1-Score</w:t>
            </w:r>
          </w:p>
        </w:tc>
        <w:tc>
          <w:tcPr>
            <w:tcW w:w="0" w:type="auto"/>
            <w:vAlign w:val="center"/>
            <w:hideMark/>
          </w:tcPr>
          <w:p w14:paraId="36EF87FF" w14:textId="77777777" w:rsidR="0097471E" w:rsidRPr="0097471E" w:rsidRDefault="0097471E" w:rsidP="0097471E">
            <w:pPr>
              <w:spacing w:after="0"/>
              <w:rPr>
                <w:rFonts w:ascii="Times New Roman" w:hAnsi="Times New Roman" w:cs="Times New Roman"/>
                <w:sz w:val="20"/>
                <w:szCs w:val="20"/>
              </w:rPr>
            </w:pPr>
            <w:r w:rsidRPr="0097471E">
              <w:rPr>
                <w:rFonts w:ascii="Times New Roman" w:hAnsi="Times New Roman" w:cs="Times New Roman"/>
                <w:sz w:val="20"/>
                <w:szCs w:val="20"/>
              </w:rPr>
              <w:t>Support</w:t>
            </w:r>
          </w:p>
        </w:tc>
      </w:tr>
      <w:tr w:rsidR="0097471E" w:rsidRPr="0097471E" w14:paraId="09B39311" w14:textId="77777777" w:rsidTr="00D50DC5">
        <w:trPr>
          <w:tblCellSpacing w:w="15" w:type="dxa"/>
        </w:trPr>
        <w:tc>
          <w:tcPr>
            <w:tcW w:w="1691" w:type="dxa"/>
            <w:vAlign w:val="center"/>
            <w:hideMark/>
          </w:tcPr>
          <w:p w14:paraId="427A4C7C" w14:textId="77777777" w:rsidR="0097471E" w:rsidRPr="0097471E" w:rsidRDefault="0097471E" w:rsidP="0097471E">
            <w:pPr>
              <w:spacing w:after="0"/>
              <w:rPr>
                <w:rFonts w:ascii="Times New Roman" w:hAnsi="Times New Roman" w:cs="Times New Roman"/>
                <w:sz w:val="20"/>
                <w:szCs w:val="20"/>
              </w:rPr>
            </w:pPr>
            <w:r w:rsidRPr="0097471E">
              <w:rPr>
                <w:rFonts w:ascii="Times New Roman" w:hAnsi="Times New Roman" w:cs="Times New Roman"/>
                <w:sz w:val="20"/>
                <w:szCs w:val="20"/>
              </w:rPr>
              <w:t>0 (No Stroke)</w:t>
            </w:r>
          </w:p>
        </w:tc>
        <w:tc>
          <w:tcPr>
            <w:tcW w:w="820" w:type="dxa"/>
            <w:vAlign w:val="center"/>
            <w:hideMark/>
          </w:tcPr>
          <w:p w14:paraId="68D5069D"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0.948</w:t>
            </w:r>
          </w:p>
        </w:tc>
        <w:tc>
          <w:tcPr>
            <w:tcW w:w="659" w:type="dxa"/>
            <w:vAlign w:val="center"/>
            <w:hideMark/>
          </w:tcPr>
          <w:p w14:paraId="4F6B9F82"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0.969</w:t>
            </w:r>
          </w:p>
        </w:tc>
        <w:tc>
          <w:tcPr>
            <w:tcW w:w="1030" w:type="dxa"/>
            <w:vAlign w:val="center"/>
            <w:hideMark/>
          </w:tcPr>
          <w:p w14:paraId="6ED31C55"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0.959</w:t>
            </w:r>
          </w:p>
        </w:tc>
        <w:tc>
          <w:tcPr>
            <w:tcW w:w="0" w:type="auto"/>
            <w:vAlign w:val="center"/>
            <w:hideMark/>
          </w:tcPr>
          <w:p w14:paraId="33F2EE7A"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644</w:t>
            </w:r>
          </w:p>
        </w:tc>
      </w:tr>
      <w:tr w:rsidR="0097471E" w:rsidRPr="0097471E" w14:paraId="11C829E6" w14:textId="77777777" w:rsidTr="00D50DC5">
        <w:trPr>
          <w:tblCellSpacing w:w="15" w:type="dxa"/>
        </w:trPr>
        <w:tc>
          <w:tcPr>
            <w:tcW w:w="1691" w:type="dxa"/>
            <w:vAlign w:val="center"/>
            <w:hideMark/>
          </w:tcPr>
          <w:p w14:paraId="491DB75C" w14:textId="77777777" w:rsidR="0097471E" w:rsidRPr="0097471E" w:rsidRDefault="0097471E" w:rsidP="0097471E">
            <w:pPr>
              <w:spacing w:after="0"/>
              <w:rPr>
                <w:rFonts w:ascii="Times New Roman" w:hAnsi="Times New Roman" w:cs="Times New Roman"/>
                <w:sz w:val="20"/>
                <w:szCs w:val="20"/>
              </w:rPr>
            </w:pPr>
            <w:r w:rsidRPr="0097471E">
              <w:rPr>
                <w:rFonts w:ascii="Times New Roman" w:hAnsi="Times New Roman" w:cs="Times New Roman"/>
                <w:sz w:val="20"/>
                <w:szCs w:val="20"/>
              </w:rPr>
              <w:t>1 (Ischemic Stroke)</w:t>
            </w:r>
          </w:p>
        </w:tc>
        <w:tc>
          <w:tcPr>
            <w:tcW w:w="820" w:type="dxa"/>
            <w:vAlign w:val="center"/>
            <w:hideMark/>
          </w:tcPr>
          <w:p w14:paraId="14102981"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0.963</w:t>
            </w:r>
          </w:p>
        </w:tc>
        <w:tc>
          <w:tcPr>
            <w:tcW w:w="659" w:type="dxa"/>
            <w:vAlign w:val="center"/>
            <w:hideMark/>
          </w:tcPr>
          <w:p w14:paraId="4B14EE9D"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0.974</w:t>
            </w:r>
          </w:p>
        </w:tc>
        <w:tc>
          <w:tcPr>
            <w:tcW w:w="1030" w:type="dxa"/>
            <w:vAlign w:val="center"/>
            <w:hideMark/>
          </w:tcPr>
          <w:p w14:paraId="7D12D213"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0.969</w:t>
            </w:r>
          </w:p>
        </w:tc>
        <w:tc>
          <w:tcPr>
            <w:tcW w:w="0" w:type="auto"/>
            <w:vAlign w:val="center"/>
            <w:hideMark/>
          </w:tcPr>
          <w:p w14:paraId="56122953"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698</w:t>
            </w:r>
          </w:p>
        </w:tc>
      </w:tr>
      <w:tr w:rsidR="0097471E" w:rsidRPr="0097471E" w14:paraId="2F00F48C" w14:textId="77777777" w:rsidTr="00D50DC5">
        <w:trPr>
          <w:tblCellSpacing w:w="15" w:type="dxa"/>
        </w:trPr>
        <w:tc>
          <w:tcPr>
            <w:tcW w:w="1691" w:type="dxa"/>
            <w:vAlign w:val="center"/>
            <w:hideMark/>
          </w:tcPr>
          <w:p w14:paraId="46FC20BD" w14:textId="77777777" w:rsidR="0097471E" w:rsidRPr="0097471E" w:rsidRDefault="0097471E" w:rsidP="0097471E">
            <w:pPr>
              <w:spacing w:after="0"/>
              <w:rPr>
                <w:rFonts w:ascii="Times New Roman" w:hAnsi="Times New Roman" w:cs="Times New Roman"/>
                <w:sz w:val="20"/>
                <w:szCs w:val="20"/>
              </w:rPr>
            </w:pPr>
            <w:r w:rsidRPr="0097471E">
              <w:rPr>
                <w:rFonts w:ascii="Times New Roman" w:hAnsi="Times New Roman" w:cs="Times New Roman"/>
                <w:sz w:val="20"/>
                <w:szCs w:val="20"/>
              </w:rPr>
              <w:t>2 (</w:t>
            </w:r>
            <w:proofErr w:type="spellStart"/>
            <w:r w:rsidRPr="0097471E">
              <w:rPr>
                <w:rFonts w:ascii="Times New Roman" w:hAnsi="Times New Roman" w:cs="Times New Roman"/>
                <w:sz w:val="20"/>
                <w:szCs w:val="20"/>
              </w:rPr>
              <w:t>Hemorrhagic</w:t>
            </w:r>
            <w:proofErr w:type="spellEnd"/>
            <w:r w:rsidRPr="0097471E">
              <w:rPr>
                <w:rFonts w:ascii="Times New Roman" w:hAnsi="Times New Roman" w:cs="Times New Roman"/>
                <w:sz w:val="20"/>
                <w:szCs w:val="20"/>
              </w:rPr>
              <w:t xml:space="preserve"> Stroke)</w:t>
            </w:r>
          </w:p>
        </w:tc>
        <w:tc>
          <w:tcPr>
            <w:tcW w:w="820" w:type="dxa"/>
            <w:vAlign w:val="center"/>
            <w:hideMark/>
          </w:tcPr>
          <w:p w14:paraId="5180D7BD"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0.988</w:t>
            </w:r>
          </w:p>
        </w:tc>
        <w:tc>
          <w:tcPr>
            <w:tcW w:w="659" w:type="dxa"/>
            <w:vAlign w:val="center"/>
            <w:hideMark/>
          </w:tcPr>
          <w:p w14:paraId="56E148C6"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0.924</w:t>
            </w:r>
          </w:p>
        </w:tc>
        <w:tc>
          <w:tcPr>
            <w:tcW w:w="1030" w:type="dxa"/>
            <w:vAlign w:val="center"/>
            <w:hideMark/>
          </w:tcPr>
          <w:p w14:paraId="1BB1A8FA"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0.955</w:t>
            </w:r>
          </w:p>
        </w:tc>
        <w:tc>
          <w:tcPr>
            <w:tcW w:w="0" w:type="auto"/>
            <w:vAlign w:val="center"/>
            <w:hideMark/>
          </w:tcPr>
          <w:p w14:paraId="09AC3885"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698</w:t>
            </w:r>
          </w:p>
        </w:tc>
      </w:tr>
      <w:tr w:rsidR="0097471E" w:rsidRPr="0097471E" w14:paraId="70AAD241" w14:textId="77777777" w:rsidTr="00D50DC5">
        <w:trPr>
          <w:tblCellSpacing w:w="15" w:type="dxa"/>
        </w:trPr>
        <w:tc>
          <w:tcPr>
            <w:tcW w:w="1691" w:type="dxa"/>
            <w:vAlign w:val="center"/>
            <w:hideMark/>
          </w:tcPr>
          <w:p w14:paraId="52B27B78" w14:textId="77777777" w:rsidR="0097471E" w:rsidRPr="0097471E" w:rsidRDefault="0097471E" w:rsidP="0097471E">
            <w:pPr>
              <w:spacing w:after="0"/>
              <w:rPr>
                <w:rFonts w:ascii="Times New Roman" w:hAnsi="Times New Roman" w:cs="Times New Roman"/>
                <w:sz w:val="20"/>
                <w:szCs w:val="20"/>
              </w:rPr>
            </w:pPr>
            <w:r w:rsidRPr="0097471E">
              <w:rPr>
                <w:rFonts w:ascii="Times New Roman" w:hAnsi="Times New Roman" w:cs="Times New Roman"/>
                <w:sz w:val="20"/>
                <w:szCs w:val="20"/>
              </w:rPr>
              <w:t>3 (Transient Ischemic Attack – TIA)</w:t>
            </w:r>
          </w:p>
        </w:tc>
        <w:tc>
          <w:tcPr>
            <w:tcW w:w="820" w:type="dxa"/>
            <w:vAlign w:val="center"/>
            <w:hideMark/>
          </w:tcPr>
          <w:p w14:paraId="243797EB"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0.949</w:t>
            </w:r>
          </w:p>
        </w:tc>
        <w:tc>
          <w:tcPr>
            <w:tcW w:w="659" w:type="dxa"/>
            <w:vAlign w:val="center"/>
            <w:hideMark/>
          </w:tcPr>
          <w:p w14:paraId="03CBC660"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0.983</w:t>
            </w:r>
          </w:p>
        </w:tc>
        <w:tc>
          <w:tcPr>
            <w:tcW w:w="1030" w:type="dxa"/>
            <w:vAlign w:val="center"/>
            <w:hideMark/>
          </w:tcPr>
          <w:p w14:paraId="3B860699"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0.966</w:t>
            </w:r>
          </w:p>
        </w:tc>
        <w:tc>
          <w:tcPr>
            <w:tcW w:w="0" w:type="auto"/>
            <w:vAlign w:val="center"/>
            <w:hideMark/>
          </w:tcPr>
          <w:p w14:paraId="1FB7FE7D"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645</w:t>
            </w:r>
          </w:p>
        </w:tc>
      </w:tr>
      <w:tr w:rsidR="0097471E" w:rsidRPr="0097471E" w14:paraId="426E0DB3" w14:textId="77777777" w:rsidTr="00D50DC5">
        <w:trPr>
          <w:tblCellSpacing w:w="15" w:type="dxa"/>
        </w:trPr>
        <w:tc>
          <w:tcPr>
            <w:tcW w:w="1691" w:type="dxa"/>
            <w:vAlign w:val="center"/>
            <w:hideMark/>
          </w:tcPr>
          <w:p w14:paraId="64510770" w14:textId="77777777" w:rsidR="0097471E" w:rsidRPr="0097471E" w:rsidRDefault="0097471E" w:rsidP="0097471E">
            <w:pPr>
              <w:spacing w:after="0"/>
              <w:rPr>
                <w:rFonts w:ascii="Times New Roman" w:hAnsi="Times New Roman" w:cs="Times New Roman"/>
                <w:sz w:val="20"/>
                <w:szCs w:val="20"/>
              </w:rPr>
            </w:pPr>
            <w:r w:rsidRPr="0097471E">
              <w:rPr>
                <w:rFonts w:ascii="Times New Roman" w:hAnsi="Times New Roman" w:cs="Times New Roman"/>
                <w:sz w:val="20"/>
                <w:szCs w:val="20"/>
              </w:rPr>
              <w:t>Accuracy</w:t>
            </w:r>
          </w:p>
        </w:tc>
        <w:tc>
          <w:tcPr>
            <w:tcW w:w="820" w:type="dxa"/>
            <w:vAlign w:val="center"/>
            <w:hideMark/>
          </w:tcPr>
          <w:p w14:paraId="13974F66" w14:textId="77777777" w:rsidR="0097471E" w:rsidRPr="0097471E" w:rsidRDefault="0097471E" w:rsidP="0097471E">
            <w:pPr>
              <w:spacing w:after="0"/>
              <w:jc w:val="center"/>
              <w:rPr>
                <w:rFonts w:ascii="Times New Roman" w:hAnsi="Times New Roman" w:cs="Times New Roman"/>
                <w:sz w:val="20"/>
                <w:szCs w:val="20"/>
              </w:rPr>
            </w:pPr>
          </w:p>
        </w:tc>
        <w:tc>
          <w:tcPr>
            <w:tcW w:w="659" w:type="dxa"/>
            <w:vAlign w:val="center"/>
            <w:hideMark/>
          </w:tcPr>
          <w:p w14:paraId="2ECDAB43" w14:textId="77777777" w:rsidR="0097471E" w:rsidRPr="0097471E" w:rsidRDefault="0097471E" w:rsidP="0097471E">
            <w:pPr>
              <w:spacing w:after="0"/>
              <w:jc w:val="center"/>
              <w:rPr>
                <w:rFonts w:ascii="Times New Roman" w:hAnsi="Times New Roman" w:cs="Times New Roman"/>
                <w:sz w:val="20"/>
                <w:szCs w:val="20"/>
              </w:rPr>
            </w:pPr>
          </w:p>
        </w:tc>
        <w:tc>
          <w:tcPr>
            <w:tcW w:w="1030" w:type="dxa"/>
            <w:vAlign w:val="center"/>
            <w:hideMark/>
          </w:tcPr>
          <w:p w14:paraId="232FED74"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96.20%</w:t>
            </w:r>
          </w:p>
        </w:tc>
        <w:tc>
          <w:tcPr>
            <w:tcW w:w="0" w:type="auto"/>
            <w:vAlign w:val="center"/>
            <w:hideMark/>
          </w:tcPr>
          <w:p w14:paraId="00B532E4"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2685</w:t>
            </w:r>
          </w:p>
        </w:tc>
      </w:tr>
      <w:tr w:rsidR="0097471E" w:rsidRPr="0097471E" w14:paraId="0A146456" w14:textId="77777777" w:rsidTr="00D50DC5">
        <w:trPr>
          <w:tblCellSpacing w:w="15" w:type="dxa"/>
        </w:trPr>
        <w:tc>
          <w:tcPr>
            <w:tcW w:w="1691" w:type="dxa"/>
            <w:vAlign w:val="center"/>
            <w:hideMark/>
          </w:tcPr>
          <w:p w14:paraId="131060B3" w14:textId="77777777" w:rsidR="0097471E" w:rsidRPr="0097471E" w:rsidRDefault="0097471E" w:rsidP="0097471E">
            <w:pPr>
              <w:spacing w:after="0"/>
              <w:rPr>
                <w:rFonts w:ascii="Times New Roman" w:hAnsi="Times New Roman" w:cs="Times New Roman"/>
                <w:sz w:val="20"/>
                <w:szCs w:val="20"/>
              </w:rPr>
            </w:pPr>
            <w:r w:rsidRPr="0097471E">
              <w:rPr>
                <w:rFonts w:ascii="Times New Roman" w:hAnsi="Times New Roman" w:cs="Times New Roman"/>
                <w:sz w:val="20"/>
                <w:szCs w:val="20"/>
              </w:rPr>
              <w:t>Macro Average</w:t>
            </w:r>
          </w:p>
        </w:tc>
        <w:tc>
          <w:tcPr>
            <w:tcW w:w="820" w:type="dxa"/>
            <w:vAlign w:val="center"/>
            <w:hideMark/>
          </w:tcPr>
          <w:p w14:paraId="765A7BB4"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0.962</w:t>
            </w:r>
          </w:p>
        </w:tc>
        <w:tc>
          <w:tcPr>
            <w:tcW w:w="659" w:type="dxa"/>
            <w:vAlign w:val="center"/>
            <w:hideMark/>
          </w:tcPr>
          <w:p w14:paraId="0848AFF1"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0.963</w:t>
            </w:r>
          </w:p>
        </w:tc>
        <w:tc>
          <w:tcPr>
            <w:tcW w:w="1030" w:type="dxa"/>
            <w:vAlign w:val="center"/>
            <w:hideMark/>
          </w:tcPr>
          <w:p w14:paraId="6792544A"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0.962</w:t>
            </w:r>
          </w:p>
        </w:tc>
        <w:tc>
          <w:tcPr>
            <w:tcW w:w="0" w:type="auto"/>
            <w:vAlign w:val="center"/>
            <w:hideMark/>
          </w:tcPr>
          <w:p w14:paraId="73B88D5F"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2685</w:t>
            </w:r>
          </w:p>
        </w:tc>
      </w:tr>
      <w:tr w:rsidR="0097471E" w:rsidRPr="0097471E" w14:paraId="01225631" w14:textId="77777777" w:rsidTr="00D50DC5">
        <w:trPr>
          <w:tblCellSpacing w:w="15" w:type="dxa"/>
        </w:trPr>
        <w:tc>
          <w:tcPr>
            <w:tcW w:w="1691" w:type="dxa"/>
            <w:vAlign w:val="center"/>
            <w:hideMark/>
          </w:tcPr>
          <w:p w14:paraId="4B59DD3B" w14:textId="77777777" w:rsidR="0097471E" w:rsidRPr="0097471E" w:rsidRDefault="0097471E" w:rsidP="0097471E">
            <w:pPr>
              <w:spacing w:after="0"/>
              <w:rPr>
                <w:rFonts w:ascii="Times New Roman" w:hAnsi="Times New Roman" w:cs="Times New Roman"/>
                <w:sz w:val="20"/>
                <w:szCs w:val="20"/>
              </w:rPr>
            </w:pPr>
            <w:r w:rsidRPr="0097471E">
              <w:rPr>
                <w:rFonts w:ascii="Times New Roman" w:hAnsi="Times New Roman" w:cs="Times New Roman"/>
                <w:sz w:val="20"/>
                <w:szCs w:val="20"/>
              </w:rPr>
              <w:t>Weighted Average</w:t>
            </w:r>
          </w:p>
        </w:tc>
        <w:tc>
          <w:tcPr>
            <w:tcW w:w="820" w:type="dxa"/>
            <w:vAlign w:val="center"/>
            <w:hideMark/>
          </w:tcPr>
          <w:p w14:paraId="5188FDCB"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0.963</w:t>
            </w:r>
          </w:p>
        </w:tc>
        <w:tc>
          <w:tcPr>
            <w:tcW w:w="659" w:type="dxa"/>
            <w:vAlign w:val="center"/>
            <w:hideMark/>
          </w:tcPr>
          <w:p w14:paraId="0F7D3B07"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0.962</w:t>
            </w:r>
          </w:p>
        </w:tc>
        <w:tc>
          <w:tcPr>
            <w:tcW w:w="1030" w:type="dxa"/>
            <w:vAlign w:val="center"/>
            <w:hideMark/>
          </w:tcPr>
          <w:p w14:paraId="524E2CB2"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0.962</w:t>
            </w:r>
          </w:p>
        </w:tc>
        <w:tc>
          <w:tcPr>
            <w:tcW w:w="0" w:type="auto"/>
            <w:vAlign w:val="center"/>
            <w:hideMark/>
          </w:tcPr>
          <w:p w14:paraId="1C158880" w14:textId="77777777" w:rsidR="0097471E" w:rsidRPr="0097471E" w:rsidRDefault="0097471E" w:rsidP="0097471E">
            <w:pPr>
              <w:spacing w:after="0"/>
              <w:jc w:val="center"/>
              <w:rPr>
                <w:rFonts w:ascii="Times New Roman" w:hAnsi="Times New Roman" w:cs="Times New Roman"/>
                <w:sz w:val="20"/>
                <w:szCs w:val="20"/>
              </w:rPr>
            </w:pPr>
            <w:r w:rsidRPr="0097471E">
              <w:rPr>
                <w:rFonts w:ascii="Times New Roman" w:hAnsi="Times New Roman" w:cs="Times New Roman"/>
                <w:sz w:val="20"/>
                <w:szCs w:val="20"/>
              </w:rPr>
              <w:t>2685</w:t>
            </w:r>
          </w:p>
        </w:tc>
      </w:tr>
    </w:tbl>
    <w:p w14:paraId="5BC3EA7E" w14:textId="3EDC20D6" w:rsidR="0097471E" w:rsidRDefault="00D50DC5" w:rsidP="00D50DC5">
      <w:pPr>
        <w:spacing w:after="0"/>
        <w:jc w:val="center"/>
        <w:rPr>
          <w:rFonts w:ascii="Times New Roman" w:hAnsi="Times New Roman" w:cs="Times New Roman"/>
          <w:sz w:val="20"/>
          <w:szCs w:val="20"/>
        </w:rPr>
      </w:pPr>
      <w:r>
        <w:rPr>
          <w:rFonts w:ascii="Times New Roman" w:hAnsi="Times New Roman" w:cs="Times New Roman"/>
          <w:sz w:val="20"/>
          <w:szCs w:val="20"/>
        </w:rPr>
        <w:t>Table: Performance evaluation table of CNN Model</w:t>
      </w:r>
    </w:p>
    <w:p w14:paraId="18C1B178" w14:textId="108C1600" w:rsidR="003817D5" w:rsidRPr="00AE58E7" w:rsidRDefault="0097471E" w:rsidP="00AD1804">
      <w:pPr>
        <w:spacing w:after="0"/>
        <w:jc w:val="both"/>
        <w:rPr>
          <w:rFonts w:ascii="Times New Roman" w:hAnsi="Times New Roman" w:cs="Times New Roman"/>
          <w:sz w:val="20"/>
          <w:szCs w:val="20"/>
        </w:rPr>
      </w:pPr>
      <w:r w:rsidRPr="0097471E">
        <w:rPr>
          <w:rFonts w:ascii="Times New Roman" w:hAnsi="Times New Roman" w:cs="Times New Roman"/>
          <w:sz w:val="20"/>
          <w:szCs w:val="20"/>
        </w:rPr>
        <w:t xml:space="preserve">The CNN model demonstrated </w:t>
      </w:r>
      <w:r w:rsidR="00AD1804" w:rsidRPr="00AD1804">
        <w:rPr>
          <w:rFonts w:ascii="Times New Roman" w:hAnsi="Times New Roman" w:cs="Times New Roman"/>
          <w:sz w:val="20"/>
          <w:szCs w:val="20"/>
        </w:rPr>
        <w:t xml:space="preserve">strong capability in recognizing subtle variations in patient data and exhibited </w:t>
      </w:r>
      <w:r w:rsidRPr="0097471E">
        <w:rPr>
          <w:rFonts w:ascii="Times New Roman" w:hAnsi="Times New Roman" w:cs="Times New Roman"/>
          <w:sz w:val="20"/>
          <w:szCs w:val="20"/>
        </w:rPr>
        <w:t xml:space="preserve">balanced precision and recall </w:t>
      </w:r>
      <w:r w:rsidR="00AD1804" w:rsidRPr="00AD1804">
        <w:rPr>
          <w:rFonts w:ascii="Times New Roman" w:hAnsi="Times New Roman" w:cs="Times New Roman"/>
          <w:sz w:val="20"/>
          <w:szCs w:val="20"/>
        </w:rPr>
        <w:t xml:space="preserve">values </w:t>
      </w:r>
      <w:r w:rsidRPr="0097471E">
        <w:rPr>
          <w:rFonts w:ascii="Times New Roman" w:hAnsi="Times New Roman" w:cs="Times New Roman"/>
          <w:sz w:val="20"/>
          <w:szCs w:val="20"/>
        </w:rPr>
        <w:t xml:space="preserve">across all </w:t>
      </w:r>
      <w:r w:rsidR="00AD1804" w:rsidRPr="00AD1804">
        <w:rPr>
          <w:rFonts w:ascii="Times New Roman" w:hAnsi="Times New Roman" w:cs="Times New Roman"/>
          <w:sz w:val="20"/>
          <w:szCs w:val="20"/>
        </w:rPr>
        <w:t>classes</w:t>
      </w:r>
      <w:r w:rsidR="00CA4606">
        <w:rPr>
          <w:rFonts w:ascii="Times New Roman" w:hAnsi="Times New Roman" w:cs="Times New Roman"/>
          <w:sz w:val="20"/>
          <w:szCs w:val="20"/>
        </w:rPr>
        <w:t xml:space="preserve"> </w:t>
      </w:r>
      <w:r w:rsidRPr="0097471E">
        <w:rPr>
          <w:rFonts w:ascii="Times New Roman" w:hAnsi="Times New Roman" w:cs="Times New Roman"/>
          <w:sz w:val="20"/>
          <w:szCs w:val="20"/>
        </w:rPr>
        <w:t>stroke types, showing minimal class bias</w:t>
      </w:r>
      <w:r w:rsidR="00AD1804" w:rsidRPr="00AD1804">
        <w:rPr>
          <w:rFonts w:ascii="Times New Roman" w:hAnsi="Times New Roman" w:cs="Times New Roman"/>
          <w:sz w:val="20"/>
          <w:szCs w:val="20"/>
        </w:rPr>
        <w:t xml:space="preserve"> toward any specific stroke type</w:t>
      </w:r>
      <w:proofErr w:type="gramStart"/>
      <w:r w:rsidR="00AD1804" w:rsidRPr="00AD1804">
        <w:rPr>
          <w:rFonts w:ascii="Times New Roman" w:hAnsi="Times New Roman" w:cs="Times New Roman"/>
          <w:sz w:val="20"/>
          <w:szCs w:val="20"/>
        </w:rPr>
        <w:t>.</w:t>
      </w:r>
      <w:r w:rsidRPr="0097471E">
        <w:rPr>
          <w:rFonts w:ascii="Times New Roman" w:hAnsi="Times New Roman" w:cs="Times New Roman"/>
          <w:sz w:val="20"/>
          <w:szCs w:val="20"/>
        </w:rPr>
        <w:t>.</w:t>
      </w:r>
      <w:proofErr w:type="gramEnd"/>
      <w:r w:rsidRPr="0097471E">
        <w:rPr>
          <w:rFonts w:ascii="Times New Roman" w:hAnsi="Times New Roman" w:cs="Times New Roman"/>
          <w:sz w:val="20"/>
          <w:szCs w:val="20"/>
        </w:rPr>
        <w:t xml:space="preserve"> The ROC-AUC score of 0.9974 confirmed the model’s strong discriminative ability. The confusion matrix revealed very few misclassifications between adjacent stroke types.</w:t>
      </w:r>
    </w:p>
    <w:p w14:paraId="017755A6" w14:textId="723C5BCF" w:rsidR="003817D5" w:rsidRDefault="003817D5" w:rsidP="00AD1804">
      <w:pPr>
        <w:spacing w:after="0"/>
        <w:jc w:val="both"/>
        <w:rPr>
          <w:rFonts w:ascii="Times New Roman" w:hAnsi="Times New Roman" w:cs="Times New Roman"/>
          <w:b/>
          <w:bCs/>
          <w:sz w:val="20"/>
          <w:szCs w:val="20"/>
        </w:rPr>
      </w:pPr>
      <w:r>
        <w:rPr>
          <w:rFonts w:ascii="Times New Roman" w:hAnsi="Times New Roman" w:cs="Times New Roman"/>
          <w:b/>
          <w:bCs/>
          <w:noProof/>
          <w:sz w:val="20"/>
          <w:szCs w:val="20"/>
          <w:lang w:eastAsia="en-IN"/>
        </w:rPr>
        <w:drawing>
          <wp:inline distT="0" distB="0" distL="0" distR="0" wp14:anchorId="109B08CA" wp14:editId="107BA9AB">
            <wp:extent cx="3165764" cy="2539365"/>
            <wp:effectExtent l="0" t="0" r="0" b="0"/>
            <wp:docPr id="882623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23249" name="Picture 882623249"/>
                    <pic:cNvPicPr/>
                  </pic:nvPicPr>
                  <pic:blipFill>
                    <a:blip r:embed="rId15">
                      <a:extLst>
                        <a:ext uri="{28A0092B-C50C-407E-A947-70E740481C1C}">
                          <a14:useLocalDpi xmlns:a14="http://schemas.microsoft.com/office/drawing/2010/main" val="0"/>
                        </a:ext>
                      </a:extLst>
                    </a:blip>
                    <a:stretch>
                      <a:fillRect/>
                    </a:stretch>
                  </pic:blipFill>
                  <pic:spPr>
                    <a:xfrm>
                      <a:off x="0" y="0"/>
                      <a:ext cx="3166983" cy="2540343"/>
                    </a:xfrm>
                    <a:prstGeom prst="rect">
                      <a:avLst/>
                    </a:prstGeom>
                  </pic:spPr>
                </pic:pic>
              </a:graphicData>
            </a:graphic>
          </wp:inline>
        </w:drawing>
      </w:r>
    </w:p>
    <w:p w14:paraId="737E5E6F" w14:textId="00CF048A" w:rsidR="003817D5" w:rsidRPr="00990449" w:rsidRDefault="00AE58E7" w:rsidP="00AE58E7">
      <w:pPr>
        <w:spacing w:after="0"/>
        <w:jc w:val="center"/>
        <w:rPr>
          <w:rFonts w:ascii="Times New Roman" w:hAnsi="Times New Roman" w:cs="Times New Roman"/>
          <w:sz w:val="20"/>
          <w:szCs w:val="20"/>
        </w:rPr>
      </w:pPr>
      <w:r w:rsidRPr="00990449">
        <w:rPr>
          <w:rFonts w:ascii="Times New Roman" w:hAnsi="Times New Roman" w:cs="Times New Roman"/>
          <w:sz w:val="20"/>
          <w:szCs w:val="20"/>
        </w:rPr>
        <w:t xml:space="preserve">Figure: </w:t>
      </w:r>
      <w:r w:rsidR="00990449" w:rsidRPr="00990449">
        <w:rPr>
          <w:rFonts w:ascii="Times New Roman" w:hAnsi="Times New Roman" w:cs="Times New Roman"/>
          <w:sz w:val="20"/>
          <w:szCs w:val="20"/>
        </w:rPr>
        <w:t>CNN Model confusion matrix</w:t>
      </w:r>
    </w:p>
    <w:p w14:paraId="678E247E" w14:textId="77777777" w:rsidR="00AE58E7" w:rsidRDefault="00AE58E7" w:rsidP="00AD1804">
      <w:pPr>
        <w:spacing w:after="0"/>
        <w:jc w:val="both"/>
        <w:rPr>
          <w:rFonts w:ascii="Times New Roman" w:hAnsi="Times New Roman" w:cs="Times New Roman"/>
          <w:b/>
          <w:bCs/>
          <w:sz w:val="20"/>
          <w:szCs w:val="20"/>
        </w:rPr>
      </w:pPr>
    </w:p>
    <w:p w14:paraId="46763691" w14:textId="2F6DF519" w:rsidR="00737655" w:rsidRPr="00737655" w:rsidRDefault="00990449" w:rsidP="00737655">
      <w:pPr>
        <w:spacing w:after="0"/>
        <w:jc w:val="both"/>
        <w:rPr>
          <w:rFonts w:ascii="Times New Roman" w:hAnsi="Times New Roman" w:cs="Times New Roman"/>
          <w:b/>
          <w:bCs/>
          <w:sz w:val="20"/>
          <w:szCs w:val="20"/>
        </w:rPr>
      </w:pPr>
      <w:r>
        <w:rPr>
          <w:rFonts w:ascii="Times New Roman" w:hAnsi="Times New Roman" w:cs="Times New Roman"/>
          <w:b/>
          <w:bCs/>
          <w:sz w:val="20"/>
          <w:szCs w:val="20"/>
        </w:rPr>
        <w:lastRenderedPageBreak/>
        <w:t>2</w:t>
      </w:r>
      <w:r w:rsidR="00737655" w:rsidRPr="00737655">
        <w:rPr>
          <w:rFonts w:ascii="Times New Roman" w:hAnsi="Times New Roman" w:cs="Times New Roman"/>
          <w:b/>
          <w:bCs/>
          <w:sz w:val="20"/>
          <w:szCs w:val="20"/>
        </w:rPr>
        <w:t>. Local Interpretability (LIME)</w:t>
      </w:r>
    </w:p>
    <w:p w14:paraId="40183C55" w14:textId="77777777" w:rsidR="00737655" w:rsidRPr="00737655" w:rsidRDefault="00737655" w:rsidP="00737655">
      <w:pPr>
        <w:spacing w:after="0"/>
        <w:jc w:val="both"/>
        <w:rPr>
          <w:rFonts w:ascii="Times New Roman" w:hAnsi="Times New Roman" w:cs="Times New Roman"/>
          <w:sz w:val="20"/>
          <w:szCs w:val="20"/>
        </w:rPr>
      </w:pPr>
      <w:r w:rsidRPr="00737655">
        <w:rPr>
          <w:rFonts w:ascii="Times New Roman" w:hAnsi="Times New Roman" w:cs="Times New Roman"/>
          <w:sz w:val="20"/>
          <w:szCs w:val="20"/>
        </w:rPr>
        <w:t xml:space="preserve">LIME (Local Interpretable Model-agnostic Explanations) was used to </w:t>
      </w:r>
      <w:proofErr w:type="spellStart"/>
      <w:r w:rsidRPr="00737655">
        <w:rPr>
          <w:rFonts w:ascii="Times New Roman" w:hAnsi="Times New Roman" w:cs="Times New Roman"/>
          <w:sz w:val="20"/>
          <w:szCs w:val="20"/>
        </w:rPr>
        <w:t>analyze</w:t>
      </w:r>
      <w:proofErr w:type="spellEnd"/>
      <w:r w:rsidRPr="00737655">
        <w:rPr>
          <w:rFonts w:ascii="Times New Roman" w:hAnsi="Times New Roman" w:cs="Times New Roman"/>
          <w:sz w:val="20"/>
          <w:szCs w:val="20"/>
        </w:rPr>
        <w:t xml:space="preserve"> individual predictions and understand the model's reasoning on a case-by-case basis. Explanations were generated for five sample instances from the test set.</w:t>
      </w:r>
    </w:p>
    <w:p w14:paraId="2627EABA" w14:textId="77777777" w:rsidR="00564A9C" w:rsidRPr="00564A9C" w:rsidRDefault="00564A9C" w:rsidP="00564A9C">
      <w:pPr>
        <w:spacing w:after="0"/>
        <w:jc w:val="both"/>
        <w:rPr>
          <w:rFonts w:ascii="Times New Roman" w:hAnsi="Times New Roman" w:cs="Times New Roman"/>
          <w:sz w:val="20"/>
          <w:szCs w:val="20"/>
        </w:rPr>
      </w:pPr>
      <w:r w:rsidRPr="00564A9C">
        <w:rPr>
          <w:rFonts w:ascii="Times New Roman" w:hAnsi="Times New Roman" w:cs="Times New Roman"/>
          <w:sz w:val="20"/>
          <w:szCs w:val="20"/>
        </w:rPr>
        <w:t>To enhance the interpretability of the CNN model, the Local Interpretable Model-Agnostic Explanations (LIME) technique was employed. LIME helps visualize how individual features contribute positively or negatively to a model’s specific prediction, thereby providing transparency in decision-making.</w:t>
      </w:r>
    </w:p>
    <w:p w14:paraId="6464B39D" w14:textId="77777777" w:rsidR="00564A9C" w:rsidRPr="00564A9C" w:rsidRDefault="00564A9C" w:rsidP="00564A9C">
      <w:pPr>
        <w:spacing w:after="0"/>
        <w:jc w:val="both"/>
        <w:rPr>
          <w:rFonts w:ascii="Times New Roman" w:hAnsi="Times New Roman" w:cs="Times New Roman"/>
          <w:sz w:val="20"/>
          <w:szCs w:val="20"/>
        </w:rPr>
      </w:pPr>
      <w:r w:rsidRPr="00564A9C">
        <w:rPr>
          <w:rFonts w:ascii="Times New Roman" w:hAnsi="Times New Roman" w:cs="Times New Roman"/>
          <w:sz w:val="20"/>
          <w:szCs w:val="20"/>
        </w:rPr>
        <w:t>Case Study: Instance 4 (True Label: Class 1 – Ischemic Stroke, Predicted: Class 1)</w:t>
      </w:r>
    </w:p>
    <w:p w14:paraId="5E6DBAAD" w14:textId="77777777" w:rsidR="00564A9C" w:rsidRDefault="00564A9C" w:rsidP="00564A9C">
      <w:pPr>
        <w:spacing w:after="0"/>
        <w:jc w:val="both"/>
        <w:rPr>
          <w:rFonts w:ascii="Times New Roman" w:hAnsi="Times New Roman" w:cs="Times New Roman"/>
          <w:sz w:val="20"/>
          <w:szCs w:val="20"/>
        </w:rPr>
      </w:pPr>
      <w:r w:rsidRPr="00564A9C">
        <w:rPr>
          <w:rFonts w:ascii="Times New Roman" w:hAnsi="Times New Roman" w:cs="Times New Roman"/>
          <w:sz w:val="20"/>
          <w:szCs w:val="20"/>
        </w:rPr>
        <w:t>For a test sample correctly predicted as Class 1 (Ischemic Stroke), LIME revealed the underlying factors influencing the CNN’s</w:t>
      </w:r>
      <w:r>
        <w:rPr>
          <w:rFonts w:ascii="Times New Roman" w:hAnsi="Times New Roman" w:cs="Times New Roman"/>
          <w:sz w:val="20"/>
          <w:szCs w:val="20"/>
        </w:rPr>
        <w:t xml:space="preserve"> </w:t>
      </w:r>
      <w:r w:rsidRPr="00564A9C">
        <w:rPr>
          <w:rFonts w:ascii="Times New Roman" w:hAnsi="Times New Roman" w:cs="Times New Roman"/>
          <w:sz w:val="20"/>
          <w:szCs w:val="20"/>
        </w:rPr>
        <w:t>decision.</w:t>
      </w:r>
    </w:p>
    <w:p w14:paraId="47CF5555" w14:textId="77777777" w:rsidR="00706712" w:rsidRPr="00564A9C" w:rsidRDefault="00706712" w:rsidP="00706712">
      <w:pPr>
        <w:spacing w:after="0"/>
        <w:jc w:val="both"/>
        <w:rPr>
          <w:rFonts w:ascii="Times New Roman" w:hAnsi="Times New Roman" w:cs="Times New Roman"/>
          <w:sz w:val="20"/>
          <w:szCs w:val="20"/>
        </w:rPr>
      </w:pPr>
      <w:r w:rsidRPr="00564A9C">
        <w:rPr>
          <w:rFonts w:ascii="Times New Roman" w:hAnsi="Times New Roman" w:cs="Times New Roman"/>
          <w:sz w:val="20"/>
          <w:szCs w:val="20"/>
        </w:rPr>
        <w:t>The model’s reasoning was based on a delicate “push–pull” interaction between supporting and opposing features, which collectively determined the final outcome.</w:t>
      </w:r>
    </w:p>
    <w:p w14:paraId="780981FB" w14:textId="77777777" w:rsidR="00706712" w:rsidRPr="00564A9C" w:rsidRDefault="00706712" w:rsidP="00706712">
      <w:pPr>
        <w:spacing w:after="0"/>
        <w:jc w:val="both"/>
        <w:rPr>
          <w:rFonts w:ascii="Times New Roman" w:hAnsi="Times New Roman" w:cs="Times New Roman"/>
          <w:sz w:val="20"/>
          <w:szCs w:val="20"/>
        </w:rPr>
      </w:pPr>
      <w:r w:rsidRPr="00564A9C">
        <w:rPr>
          <w:rFonts w:ascii="Times New Roman" w:hAnsi="Times New Roman" w:cs="Times New Roman"/>
          <w:sz w:val="20"/>
          <w:szCs w:val="20"/>
        </w:rPr>
        <w:t>Features Supporting the 'Class 1' Prediction (Positive Contributions):</w:t>
      </w:r>
    </w:p>
    <w:p w14:paraId="1FCC6DCD" w14:textId="77777777" w:rsidR="00706712" w:rsidRPr="00564A9C" w:rsidRDefault="00706712" w:rsidP="00706712">
      <w:pPr>
        <w:numPr>
          <w:ilvl w:val="0"/>
          <w:numId w:val="34"/>
        </w:numPr>
        <w:spacing w:after="0"/>
        <w:jc w:val="both"/>
        <w:rPr>
          <w:rFonts w:ascii="Times New Roman" w:hAnsi="Times New Roman" w:cs="Times New Roman"/>
          <w:sz w:val="20"/>
          <w:szCs w:val="20"/>
        </w:rPr>
      </w:pPr>
      <w:proofErr w:type="spellStart"/>
      <w:r w:rsidRPr="00564A9C">
        <w:rPr>
          <w:rFonts w:ascii="Times New Roman" w:hAnsi="Times New Roman" w:cs="Times New Roman"/>
          <w:sz w:val="20"/>
          <w:szCs w:val="20"/>
        </w:rPr>
        <w:t>heart_disease</w:t>
      </w:r>
      <w:proofErr w:type="spellEnd"/>
      <w:r w:rsidRPr="00564A9C">
        <w:rPr>
          <w:rFonts w:ascii="Times New Roman" w:hAnsi="Times New Roman" w:cs="Times New Roman"/>
          <w:sz w:val="20"/>
          <w:szCs w:val="20"/>
        </w:rPr>
        <w:t xml:space="preserve"> ≤ -0.25: +0.27</w:t>
      </w:r>
    </w:p>
    <w:p w14:paraId="009D0F71" w14:textId="77777777" w:rsidR="00706712" w:rsidRPr="00564A9C" w:rsidRDefault="00706712" w:rsidP="00706712">
      <w:pPr>
        <w:numPr>
          <w:ilvl w:val="0"/>
          <w:numId w:val="34"/>
        </w:numPr>
        <w:spacing w:after="0"/>
        <w:jc w:val="both"/>
        <w:rPr>
          <w:rFonts w:ascii="Times New Roman" w:hAnsi="Times New Roman" w:cs="Times New Roman"/>
          <w:sz w:val="20"/>
          <w:szCs w:val="20"/>
        </w:rPr>
      </w:pPr>
      <w:proofErr w:type="spellStart"/>
      <w:r w:rsidRPr="00564A9C">
        <w:rPr>
          <w:rFonts w:ascii="Times New Roman" w:hAnsi="Times New Roman" w:cs="Times New Roman"/>
          <w:sz w:val="20"/>
          <w:szCs w:val="20"/>
        </w:rPr>
        <w:t>work_type</w:t>
      </w:r>
      <w:proofErr w:type="spellEnd"/>
      <w:r w:rsidRPr="00564A9C">
        <w:rPr>
          <w:rFonts w:ascii="Times New Roman" w:hAnsi="Times New Roman" w:cs="Times New Roman"/>
          <w:sz w:val="20"/>
          <w:szCs w:val="20"/>
        </w:rPr>
        <w:t xml:space="preserve"> ≤ -0.46: +0.19</w:t>
      </w:r>
    </w:p>
    <w:p w14:paraId="24661DD8" w14:textId="77777777" w:rsidR="00706712" w:rsidRPr="00564A9C" w:rsidRDefault="00706712" w:rsidP="00706712">
      <w:pPr>
        <w:numPr>
          <w:ilvl w:val="0"/>
          <w:numId w:val="34"/>
        </w:numPr>
        <w:spacing w:after="0"/>
        <w:jc w:val="both"/>
        <w:rPr>
          <w:rFonts w:ascii="Times New Roman" w:hAnsi="Times New Roman" w:cs="Times New Roman"/>
          <w:sz w:val="20"/>
          <w:szCs w:val="20"/>
        </w:rPr>
      </w:pPr>
      <w:r w:rsidRPr="00564A9C">
        <w:rPr>
          <w:rFonts w:ascii="Times New Roman" w:hAnsi="Times New Roman" w:cs="Times New Roman"/>
          <w:sz w:val="20"/>
          <w:szCs w:val="20"/>
        </w:rPr>
        <w:t>-1.00 &lt; diabetes ≤ 1.00: +0.18</w:t>
      </w:r>
    </w:p>
    <w:p w14:paraId="7C93BF5C" w14:textId="77777777" w:rsidR="00706712" w:rsidRPr="00564A9C" w:rsidRDefault="00706712" w:rsidP="00706712">
      <w:pPr>
        <w:numPr>
          <w:ilvl w:val="0"/>
          <w:numId w:val="34"/>
        </w:numPr>
        <w:spacing w:after="0"/>
        <w:jc w:val="both"/>
        <w:rPr>
          <w:rFonts w:ascii="Times New Roman" w:hAnsi="Times New Roman" w:cs="Times New Roman"/>
          <w:sz w:val="20"/>
          <w:szCs w:val="20"/>
        </w:rPr>
      </w:pPr>
      <w:proofErr w:type="spellStart"/>
      <w:r w:rsidRPr="00564A9C">
        <w:rPr>
          <w:rFonts w:ascii="Times New Roman" w:hAnsi="Times New Roman" w:cs="Times New Roman"/>
          <w:sz w:val="20"/>
          <w:szCs w:val="20"/>
        </w:rPr>
        <w:t>bpsystolic</w:t>
      </w:r>
      <w:proofErr w:type="spellEnd"/>
      <w:r w:rsidRPr="00564A9C">
        <w:rPr>
          <w:rFonts w:ascii="Times New Roman" w:hAnsi="Times New Roman" w:cs="Times New Roman"/>
          <w:sz w:val="20"/>
          <w:szCs w:val="20"/>
        </w:rPr>
        <w:t xml:space="preserve"> &gt; -0.07: +0.13</w:t>
      </w:r>
    </w:p>
    <w:p w14:paraId="4B21143C" w14:textId="77777777" w:rsidR="00706712" w:rsidRPr="00564A9C" w:rsidRDefault="00706712" w:rsidP="00706712">
      <w:pPr>
        <w:numPr>
          <w:ilvl w:val="0"/>
          <w:numId w:val="34"/>
        </w:numPr>
        <w:spacing w:after="0"/>
        <w:jc w:val="both"/>
        <w:rPr>
          <w:rFonts w:ascii="Times New Roman" w:hAnsi="Times New Roman" w:cs="Times New Roman"/>
          <w:sz w:val="20"/>
          <w:szCs w:val="20"/>
        </w:rPr>
      </w:pPr>
      <w:proofErr w:type="spellStart"/>
      <w:r w:rsidRPr="00564A9C">
        <w:rPr>
          <w:rFonts w:ascii="Times New Roman" w:hAnsi="Times New Roman" w:cs="Times New Roman"/>
          <w:sz w:val="20"/>
          <w:szCs w:val="20"/>
        </w:rPr>
        <w:t>ever_married</w:t>
      </w:r>
      <w:proofErr w:type="spellEnd"/>
      <w:r w:rsidRPr="00564A9C">
        <w:rPr>
          <w:rFonts w:ascii="Times New Roman" w:hAnsi="Times New Roman" w:cs="Times New Roman"/>
          <w:sz w:val="20"/>
          <w:szCs w:val="20"/>
        </w:rPr>
        <w:t xml:space="preserve"> ≤ -1.53: +0.10</w:t>
      </w:r>
    </w:p>
    <w:p w14:paraId="4F1221EE" w14:textId="77777777" w:rsidR="00706712" w:rsidRPr="00564A9C" w:rsidRDefault="00706712" w:rsidP="00706712">
      <w:pPr>
        <w:numPr>
          <w:ilvl w:val="0"/>
          <w:numId w:val="34"/>
        </w:numPr>
        <w:spacing w:after="0"/>
        <w:jc w:val="both"/>
        <w:rPr>
          <w:rFonts w:ascii="Times New Roman" w:hAnsi="Times New Roman" w:cs="Times New Roman"/>
          <w:sz w:val="20"/>
          <w:szCs w:val="20"/>
        </w:rPr>
      </w:pPr>
      <w:r w:rsidRPr="00564A9C">
        <w:rPr>
          <w:rFonts w:ascii="Times New Roman" w:hAnsi="Times New Roman" w:cs="Times New Roman"/>
          <w:sz w:val="20"/>
          <w:szCs w:val="20"/>
        </w:rPr>
        <w:t>gender (–1.52 &lt; gender ≤ 0.66): +0.08</w:t>
      </w:r>
    </w:p>
    <w:p w14:paraId="05AC8307" w14:textId="77777777" w:rsidR="00706712" w:rsidRPr="00564A9C" w:rsidRDefault="00706712" w:rsidP="00706712">
      <w:pPr>
        <w:numPr>
          <w:ilvl w:val="0"/>
          <w:numId w:val="34"/>
        </w:numPr>
        <w:spacing w:after="0"/>
        <w:jc w:val="both"/>
        <w:rPr>
          <w:rFonts w:ascii="Times New Roman" w:hAnsi="Times New Roman" w:cs="Times New Roman"/>
          <w:sz w:val="20"/>
          <w:szCs w:val="20"/>
        </w:rPr>
      </w:pPr>
      <w:proofErr w:type="spellStart"/>
      <w:r w:rsidRPr="00564A9C">
        <w:rPr>
          <w:rFonts w:ascii="Times New Roman" w:hAnsi="Times New Roman" w:cs="Times New Roman"/>
          <w:sz w:val="20"/>
          <w:szCs w:val="20"/>
        </w:rPr>
        <w:lastRenderedPageBreak/>
        <w:t>avg_glucose_level</w:t>
      </w:r>
      <w:proofErr w:type="spellEnd"/>
      <w:r w:rsidRPr="00564A9C">
        <w:rPr>
          <w:rFonts w:ascii="Times New Roman" w:hAnsi="Times New Roman" w:cs="Times New Roman"/>
          <w:sz w:val="20"/>
          <w:szCs w:val="20"/>
        </w:rPr>
        <w:t xml:space="preserve"> (–0.67 &lt; </w:t>
      </w:r>
      <w:proofErr w:type="spellStart"/>
      <w:r w:rsidRPr="00564A9C">
        <w:rPr>
          <w:rFonts w:ascii="Times New Roman" w:hAnsi="Times New Roman" w:cs="Times New Roman"/>
          <w:sz w:val="20"/>
          <w:szCs w:val="20"/>
        </w:rPr>
        <w:t>avg_glucose_level</w:t>
      </w:r>
      <w:proofErr w:type="spellEnd"/>
      <w:r w:rsidRPr="00564A9C">
        <w:rPr>
          <w:rFonts w:ascii="Times New Roman" w:hAnsi="Times New Roman" w:cs="Times New Roman"/>
          <w:sz w:val="20"/>
          <w:szCs w:val="20"/>
        </w:rPr>
        <w:t xml:space="preserve"> ≤ –0.31): +0.06</w:t>
      </w:r>
    </w:p>
    <w:p w14:paraId="462B55AC" w14:textId="77777777" w:rsidR="00706712" w:rsidRPr="00564A9C" w:rsidRDefault="00706712" w:rsidP="00706712">
      <w:pPr>
        <w:spacing w:after="0"/>
        <w:jc w:val="both"/>
        <w:rPr>
          <w:rFonts w:ascii="Times New Roman" w:hAnsi="Times New Roman" w:cs="Times New Roman"/>
          <w:sz w:val="20"/>
          <w:szCs w:val="20"/>
        </w:rPr>
      </w:pPr>
      <w:r w:rsidRPr="00564A9C">
        <w:rPr>
          <w:rFonts w:ascii="Times New Roman" w:hAnsi="Times New Roman" w:cs="Times New Roman"/>
          <w:sz w:val="20"/>
          <w:szCs w:val="20"/>
        </w:rPr>
        <w:t xml:space="preserve"> Features Opposing the 'Class 1' Prediction (Negative Contributions):</w:t>
      </w:r>
    </w:p>
    <w:p w14:paraId="07826ED2" w14:textId="77777777" w:rsidR="00706712" w:rsidRPr="00564A9C" w:rsidRDefault="00706712" w:rsidP="00706712">
      <w:pPr>
        <w:numPr>
          <w:ilvl w:val="0"/>
          <w:numId w:val="35"/>
        </w:numPr>
        <w:spacing w:after="0"/>
        <w:jc w:val="both"/>
        <w:rPr>
          <w:rFonts w:ascii="Times New Roman" w:hAnsi="Times New Roman" w:cs="Times New Roman"/>
          <w:sz w:val="20"/>
          <w:szCs w:val="20"/>
        </w:rPr>
      </w:pPr>
      <w:r w:rsidRPr="00564A9C">
        <w:rPr>
          <w:rFonts w:ascii="Times New Roman" w:hAnsi="Times New Roman" w:cs="Times New Roman"/>
          <w:sz w:val="20"/>
          <w:szCs w:val="20"/>
        </w:rPr>
        <w:t>hypertension ≤ –0.37: –0.29</w:t>
      </w:r>
    </w:p>
    <w:p w14:paraId="31E21EC5" w14:textId="77777777" w:rsidR="00706712" w:rsidRPr="00564A9C" w:rsidRDefault="00706712" w:rsidP="00706712">
      <w:pPr>
        <w:numPr>
          <w:ilvl w:val="0"/>
          <w:numId w:val="35"/>
        </w:numPr>
        <w:spacing w:after="0"/>
        <w:jc w:val="both"/>
        <w:rPr>
          <w:rFonts w:ascii="Times New Roman" w:hAnsi="Times New Roman" w:cs="Times New Roman"/>
          <w:sz w:val="20"/>
          <w:szCs w:val="20"/>
        </w:rPr>
      </w:pPr>
      <w:proofErr w:type="spellStart"/>
      <w:r w:rsidRPr="00564A9C">
        <w:rPr>
          <w:rFonts w:ascii="Times New Roman" w:hAnsi="Times New Roman" w:cs="Times New Roman"/>
          <w:sz w:val="20"/>
          <w:szCs w:val="20"/>
        </w:rPr>
        <w:t>family_history</w:t>
      </w:r>
      <w:proofErr w:type="spellEnd"/>
      <w:r w:rsidRPr="00564A9C">
        <w:rPr>
          <w:rFonts w:ascii="Times New Roman" w:hAnsi="Times New Roman" w:cs="Times New Roman"/>
          <w:sz w:val="20"/>
          <w:szCs w:val="20"/>
        </w:rPr>
        <w:t xml:space="preserve"> ≤ –0.50: –0.09</w:t>
      </w:r>
    </w:p>
    <w:p w14:paraId="4AC3330C" w14:textId="77777777" w:rsidR="00706712" w:rsidRDefault="00706712" w:rsidP="00706712">
      <w:pPr>
        <w:numPr>
          <w:ilvl w:val="0"/>
          <w:numId w:val="35"/>
        </w:numPr>
        <w:spacing w:after="0"/>
        <w:jc w:val="both"/>
        <w:rPr>
          <w:rFonts w:ascii="Times New Roman" w:hAnsi="Times New Roman" w:cs="Times New Roman"/>
          <w:sz w:val="20"/>
          <w:szCs w:val="20"/>
        </w:rPr>
      </w:pPr>
      <w:proofErr w:type="spellStart"/>
      <w:r w:rsidRPr="00564A9C">
        <w:rPr>
          <w:rFonts w:ascii="Times New Roman" w:hAnsi="Times New Roman" w:cs="Times New Roman"/>
          <w:sz w:val="20"/>
          <w:szCs w:val="20"/>
        </w:rPr>
        <w:t>residence_type</w:t>
      </w:r>
      <w:proofErr w:type="spellEnd"/>
      <w:r w:rsidRPr="00564A9C">
        <w:rPr>
          <w:rFonts w:ascii="Times New Roman" w:hAnsi="Times New Roman" w:cs="Times New Roman"/>
          <w:sz w:val="20"/>
          <w:szCs w:val="20"/>
        </w:rPr>
        <w:t xml:space="preserve"> (–0.96 &lt; </w:t>
      </w:r>
      <w:proofErr w:type="spellStart"/>
      <w:r w:rsidRPr="00564A9C">
        <w:rPr>
          <w:rFonts w:ascii="Times New Roman" w:hAnsi="Times New Roman" w:cs="Times New Roman"/>
          <w:sz w:val="20"/>
          <w:szCs w:val="20"/>
        </w:rPr>
        <w:t>residence_type</w:t>
      </w:r>
      <w:proofErr w:type="spellEnd"/>
      <w:r w:rsidRPr="00564A9C">
        <w:rPr>
          <w:rFonts w:ascii="Times New Roman" w:hAnsi="Times New Roman" w:cs="Times New Roman"/>
          <w:sz w:val="20"/>
          <w:szCs w:val="20"/>
        </w:rPr>
        <w:t xml:space="preserve"> ≤ 1.04): –0.09</w:t>
      </w:r>
    </w:p>
    <w:p w14:paraId="3D8A3823" w14:textId="77777777" w:rsidR="00706712" w:rsidRPr="00564A9C" w:rsidRDefault="00706712" w:rsidP="00706712">
      <w:pPr>
        <w:spacing w:after="0"/>
        <w:jc w:val="both"/>
        <w:rPr>
          <w:rFonts w:ascii="Times New Roman" w:hAnsi="Times New Roman" w:cs="Times New Roman"/>
          <w:sz w:val="20"/>
          <w:szCs w:val="20"/>
        </w:rPr>
      </w:pPr>
    </w:p>
    <w:p w14:paraId="7A987C50" w14:textId="77777777" w:rsidR="00706712" w:rsidRPr="00564A9C" w:rsidRDefault="00706712" w:rsidP="00706712">
      <w:pPr>
        <w:spacing w:after="0"/>
        <w:jc w:val="both"/>
        <w:rPr>
          <w:rFonts w:ascii="Times New Roman" w:hAnsi="Times New Roman" w:cs="Times New Roman"/>
          <w:sz w:val="20"/>
          <w:szCs w:val="20"/>
        </w:rPr>
      </w:pPr>
      <w:r w:rsidRPr="00564A9C">
        <w:rPr>
          <w:rFonts w:ascii="Times New Roman" w:hAnsi="Times New Roman" w:cs="Times New Roman"/>
          <w:sz w:val="20"/>
          <w:szCs w:val="20"/>
        </w:rPr>
        <w:t>The LIME explanation graph (Figure XX) visually demonstrates these contributions, where the green bars represent features increasing the probability of “Ischemic Stroke” (Class 1), and the red bars indicate opposing influences.</w:t>
      </w:r>
    </w:p>
    <w:p w14:paraId="46E614F4" w14:textId="77777777" w:rsidR="00706712" w:rsidRPr="00564A9C" w:rsidRDefault="00706712" w:rsidP="00706712">
      <w:pPr>
        <w:spacing w:after="0"/>
        <w:jc w:val="both"/>
        <w:rPr>
          <w:rFonts w:ascii="Times New Roman" w:hAnsi="Times New Roman" w:cs="Times New Roman"/>
          <w:sz w:val="20"/>
          <w:szCs w:val="20"/>
        </w:rPr>
      </w:pPr>
      <w:r w:rsidRPr="00564A9C">
        <w:rPr>
          <w:rFonts w:ascii="Times New Roman" w:hAnsi="Times New Roman" w:cs="Times New Roman"/>
          <w:sz w:val="20"/>
          <w:szCs w:val="20"/>
        </w:rPr>
        <w:t xml:space="preserve">This analysis shows that the CNN model’s prediction for this instance was primarily influenced by </w:t>
      </w:r>
      <w:proofErr w:type="spellStart"/>
      <w:r w:rsidRPr="00564A9C">
        <w:rPr>
          <w:rFonts w:ascii="Times New Roman" w:hAnsi="Times New Roman" w:cs="Times New Roman"/>
          <w:i/>
          <w:iCs/>
          <w:sz w:val="20"/>
          <w:szCs w:val="20"/>
        </w:rPr>
        <w:t>heart_disease</w:t>
      </w:r>
      <w:proofErr w:type="spellEnd"/>
      <w:r w:rsidRPr="00564A9C">
        <w:rPr>
          <w:rFonts w:ascii="Times New Roman" w:hAnsi="Times New Roman" w:cs="Times New Roman"/>
          <w:sz w:val="20"/>
          <w:szCs w:val="20"/>
        </w:rPr>
        <w:t xml:space="preserve">, </w:t>
      </w:r>
      <w:proofErr w:type="spellStart"/>
      <w:r w:rsidRPr="00564A9C">
        <w:rPr>
          <w:rFonts w:ascii="Times New Roman" w:hAnsi="Times New Roman" w:cs="Times New Roman"/>
          <w:i/>
          <w:iCs/>
          <w:sz w:val="20"/>
          <w:szCs w:val="20"/>
        </w:rPr>
        <w:t>work_type</w:t>
      </w:r>
      <w:proofErr w:type="spellEnd"/>
      <w:r w:rsidRPr="00564A9C">
        <w:rPr>
          <w:rFonts w:ascii="Times New Roman" w:hAnsi="Times New Roman" w:cs="Times New Roman"/>
          <w:sz w:val="20"/>
          <w:szCs w:val="20"/>
        </w:rPr>
        <w:t xml:space="preserve">, and </w:t>
      </w:r>
      <w:r w:rsidRPr="00564A9C">
        <w:rPr>
          <w:rFonts w:ascii="Times New Roman" w:hAnsi="Times New Roman" w:cs="Times New Roman"/>
          <w:i/>
          <w:iCs/>
          <w:sz w:val="20"/>
          <w:szCs w:val="20"/>
        </w:rPr>
        <w:t>diabetes</w:t>
      </w:r>
      <w:r w:rsidRPr="00564A9C">
        <w:rPr>
          <w:rFonts w:ascii="Times New Roman" w:hAnsi="Times New Roman" w:cs="Times New Roman"/>
          <w:sz w:val="20"/>
          <w:szCs w:val="20"/>
        </w:rPr>
        <w:t xml:space="preserve">, which strongly increased the likelihood of an ischemic stroke. In contrast, </w:t>
      </w:r>
      <w:r w:rsidRPr="00564A9C">
        <w:rPr>
          <w:rFonts w:ascii="Times New Roman" w:hAnsi="Times New Roman" w:cs="Times New Roman"/>
          <w:i/>
          <w:iCs/>
          <w:sz w:val="20"/>
          <w:szCs w:val="20"/>
        </w:rPr>
        <w:t>hypertension</w:t>
      </w:r>
      <w:r w:rsidRPr="00564A9C">
        <w:rPr>
          <w:rFonts w:ascii="Times New Roman" w:hAnsi="Times New Roman" w:cs="Times New Roman"/>
          <w:sz w:val="20"/>
          <w:szCs w:val="20"/>
        </w:rPr>
        <w:t xml:space="preserve"> and </w:t>
      </w:r>
      <w:proofErr w:type="spellStart"/>
      <w:r w:rsidRPr="00564A9C">
        <w:rPr>
          <w:rFonts w:ascii="Times New Roman" w:hAnsi="Times New Roman" w:cs="Times New Roman"/>
          <w:i/>
          <w:iCs/>
          <w:sz w:val="20"/>
          <w:szCs w:val="20"/>
        </w:rPr>
        <w:t>family_history</w:t>
      </w:r>
      <w:proofErr w:type="spellEnd"/>
      <w:r w:rsidRPr="00564A9C">
        <w:rPr>
          <w:rFonts w:ascii="Times New Roman" w:hAnsi="Times New Roman" w:cs="Times New Roman"/>
          <w:sz w:val="20"/>
          <w:szCs w:val="20"/>
        </w:rPr>
        <w:t xml:space="preserve"> acted as mitigating factors, slightly reducing the predicted probability.</w:t>
      </w:r>
    </w:p>
    <w:p w14:paraId="2900110E" w14:textId="5457336B" w:rsidR="00564A9C" w:rsidRDefault="00706712" w:rsidP="00564A9C">
      <w:pPr>
        <w:spacing w:after="0"/>
        <w:jc w:val="both"/>
        <w:rPr>
          <w:rFonts w:ascii="Times New Roman" w:hAnsi="Times New Roman" w:cs="Times New Roman"/>
          <w:sz w:val="20"/>
          <w:szCs w:val="20"/>
        </w:rPr>
      </w:pPr>
      <w:r w:rsidRPr="00564A9C">
        <w:rPr>
          <w:rFonts w:ascii="Times New Roman" w:hAnsi="Times New Roman" w:cs="Times New Roman"/>
          <w:sz w:val="20"/>
          <w:szCs w:val="20"/>
        </w:rPr>
        <w:t>Overall, the LIME-based interpretation confirms that the CNN model aligns with established clinical understanding — cardiovascular and occupational factors significantly contribute to stroke risk, validating the model’s reliability and interpretability.</w:t>
      </w:r>
    </w:p>
    <w:p w14:paraId="0F986D26" w14:textId="77777777" w:rsidR="00564A9C" w:rsidRDefault="00564A9C" w:rsidP="00564A9C">
      <w:pPr>
        <w:spacing w:after="0"/>
        <w:jc w:val="both"/>
        <w:rPr>
          <w:rFonts w:ascii="Times New Roman" w:hAnsi="Times New Roman" w:cs="Times New Roman"/>
          <w:sz w:val="20"/>
          <w:szCs w:val="20"/>
        </w:rPr>
      </w:pPr>
    </w:p>
    <w:p w14:paraId="583EFAAC" w14:textId="77777777" w:rsidR="00564A9C" w:rsidRDefault="00564A9C" w:rsidP="00564A9C">
      <w:pPr>
        <w:spacing w:after="0"/>
        <w:jc w:val="both"/>
        <w:rPr>
          <w:rFonts w:ascii="Times New Roman" w:hAnsi="Times New Roman" w:cs="Times New Roman"/>
          <w:sz w:val="20"/>
          <w:szCs w:val="20"/>
        </w:rPr>
        <w:sectPr w:rsidR="00564A9C" w:rsidSect="00A408DB">
          <w:type w:val="continuous"/>
          <w:pgSz w:w="11906" w:h="16838"/>
          <w:pgMar w:top="1077" w:right="737" w:bottom="2438" w:left="737" w:header="737" w:footer="567" w:gutter="0"/>
          <w:cols w:num="2" w:space="284"/>
          <w:docGrid w:linePitch="360"/>
        </w:sectPr>
      </w:pPr>
    </w:p>
    <w:p w14:paraId="33956C20" w14:textId="177D812B" w:rsidR="00564A9C" w:rsidRDefault="00564A9C" w:rsidP="00564A9C">
      <w:pPr>
        <w:spacing w:after="0"/>
        <w:jc w:val="both"/>
        <w:rPr>
          <w:rFonts w:ascii="Times New Roman" w:hAnsi="Times New Roman" w:cs="Times New Roman"/>
          <w:sz w:val="20"/>
          <w:szCs w:val="20"/>
        </w:rPr>
      </w:pPr>
      <w:r>
        <w:rPr>
          <w:noProof/>
          <w:lang w:eastAsia="en-IN"/>
        </w:rPr>
        <w:lastRenderedPageBreak/>
        <w:drawing>
          <wp:inline distT="0" distB="0" distL="0" distR="0" wp14:anchorId="0CD9E9F4" wp14:editId="7E702627">
            <wp:extent cx="6682740" cy="3566160"/>
            <wp:effectExtent l="0" t="0" r="3810" b="0"/>
            <wp:docPr id="125152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24597" name=""/>
                    <pic:cNvPicPr/>
                  </pic:nvPicPr>
                  <pic:blipFill>
                    <a:blip r:embed="rId16"/>
                    <a:stretch>
                      <a:fillRect/>
                    </a:stretch>
                  </pic:blipFill>
                  <pic:spPr>
                    <a:xfrm>
                      <a:off x="0" y="0"/>
                      <a:ext cx="6682740" cy="3566160"/>
                    </a:xfrm>
                    <a:prstGeom prst="rect">
                      <a:avLst/>
                    </a:prstGeom>
                  </pic:spPr>
                </pic:pic>
              </a:graphicData>
            </a:graphic>
          </wp:inline>
        </w:drawing>
      </w:r>
    </w:p>
    <w:p w14:paraId="24EDA0DB" w14:textId="77777777" w:rsidR="00564A9C" w:rsidRDefault="00CE4457" w:rsidP="00564A9C">
      <w:pPr>
        <w:spacing w:after="0"/>
        <w:jc w:val="center"/>
        <w:rPr>
          <w:rFonts w:ascii="Times New Roman" w:hAnsi="Times New Roman" w:cs="Times New Roman"/>
          <w:sz w:val="20"/>
          <w:szCs w:val="20"/>
        </w:rPr>
      </w:pPr>
      <w:r>
        <w:rPr>
          <w:rFonts w:ascii="Times New Roman" w:hAnsi="Times New Roman" w:cs="Times New Roman"/>
          <w:sz w:val="20"/>
          <w:szCs w:val="20"/>
        </w:rPr>
        <w:t xml:space="preserve">Figure: </w:t>
      </w:r>
      <w:r w:rsidRPr="00CE4457">
        <w:rPr>
          <w:rFonts w:ascii="Times New Roman" w:hAnsi="Times New Roman" w:cs="Times New Roman"/>
          <w:sz w:val="20"/>
          <w:szCs w:val="20"/>
        </w:rPr>
        <w:t>LIME-based local interpretability for the CNN model</w:t>
      </w:r>
    </w:p>
    <w:p w14:paraId="0B164FCA" w14:textId="77777777" w:rsidR="00CE4457" w:rsidRDefault="00CE4457" w:rsidP="00564A9C">
      <w:pPr>
        <w:spacing w:after="0"/>
        <w:jc w:val="center"/>
        <w:rPr>
          <w:rFonts w:ascii="Times New Roman" w:hAnsi="Times New Roman" w:cs="Times New Roman"/>
          <w:sz w:val="20"/>
          <w:szCs w:val="20"/>
        </w:rPr>
      </w:pPr>
    </w:p>
    <w:p w14:paraId="0323844F" w14:textId="2314B5CE" w:rsidR="00CE4457" w:rsidRDefault="00CE4457" w:rsidP="00564A9C">
      <w:pPr>
        <w:spacing w:after="0"/>
        <w:jc w:val="center"/>
        <w:rPr>
          <w:rFonts w:ascii="Times New Roman" w:hAnsi="Times New Roman" w:cs="Times New Roman"/>
          <w:sz w:val="20"/>
          <w:szCs w:val="20"/>
        </w:rPr>
        <w:sectPr w:rsidR="00CE4457" w:rsidSect="00564A9C">
          <w:type w:val="continuous"/>
          <w:pgSz w:w="11906" w:h="16838"/>
          <w:pgMar w:top="1077" w:right="737" w:bottom="2438" w:left="737" w:header="737" w:footer="567" w:gutter="0"/>
          <w:cols w:space="284"/>
          <w:docGrid w:linePitch="360"/>
        </w:sectPr>
      </w:pPr>
    </w:p>
    <w:p w14:paraId="6BAECB53" w14:textId="1BFB100C" w:rsidR="00737655" w:rsidRPr="00737655" w:rsidRDefault="00990449" w:rsidP="00737655">
      <w:pPr>
        <w:spacing w:after="0"/>
        <w:jc w:val="both"/>
        <w:rPr>
          <w:rFonts w:ascii="Times New Roman" w:hAnsi="Times New Roman" w:cs="Times New Roman"/>
          <w:b/>
          <w:bCs/>
          <w:sz w:val="20"/>
          <w:szCs w:val="20"/>
        </w:rPr>
      </w:pPr>
      <w:r>
        <w:rPr>
          <w:rFonts w:ascii="Times New Roman" w:hAnsi="Times New Roman" w:cs="Times New Roman"/>
          <w:b/>
          <w:bCs/>
          <w:sz w:val="20"/>
          <w:szCs w:val="20"/>
        </w:rPr>
        <w:lastRenderedPageBreak/>
        <w:t>3</w:t>
      </w:r>
      <w:r w:rsidR="00737655" w:rsidRPr="00737655">
        <w:rPr>
          <w:rFonts w:ascii="Times New Roman" w:hAnsi="Times New Roman" w:cs="Times New Roman"/>
          <w:b/>
          <w:bCs/>
          <w:sz w:val="20"/>
          <w:szCs w:val="20"/>
        </w:rPr>
        <w:t>. Global Interpretability (SHAP)</w:t>
      </w:r>
    </w:p>
    <w:p w14:paraId="2BBB301B" w14:textId="77777777" w:rsidR="00737655" w:rsidRPr="00737655" w:rsidRDefault="00737655" w:rsidP="00737655">
      <w:pPr>
        <w:spacing w:after="0"/>
        <w:jc w:val="both"/>
        <w:rPr>
          <w:rFonts w:ascii="Times New Roman" w:hAnsi="Times New Roman" w:cs="Times New Roman"/>
          <w:sz w:val="20"/>
          <w:szCs w:val="20"/>
        </w:rPr>
      </w:pPr>
      <w:r w:rsidRPr="00737655">
        <w:rPr>
          <w:rFonts w:ascii="Times New Roman" w:hAnsi="Times New Roman" w:cs="Times New Roman"/>
          <w:sz w:val="20"/>
          <w:szCs w:val="20"/>
        </w:rPr>
        <w:t>To understand the global importance of each feature and its impact on the model's predictions, a SHAP (</w:t>
      </w:r>
      <w:proofErr w:type="spellStart"/>
      <w:r w:rsidRPr="00737655">
        <w:rPr>
          <w:rFonts w:ascii="Times New Roman" w:hAnsi="Times New Roman" w:cs="Times New Roman"/>
          <w:sz w:val="20"/>
          <w:szCs w:val="20"/>
        </w:rPr>
        <w:t>SHapley</w:t>
      </w:r>
      <w:proofErr w:type="spellEnd"/>
      <w:r w:rsidRPr="00737655">
        <w:rPr>
          <w:rFonts w:ascii="Times New Roman" w:hAnsi="Times New Roman" w:cs="Times New Roman"/>
          <w:sz w:val="20"/>
          <w:szCs w:val="20"/>
        </w:rPr>
        <w:t xml:space="preserve"> Additive </w:t>
      </w:r>
      <w:proofErr w:type="spellStart"/>
      <w:r w:rsidRPr="00737655">
        <w:rPr>
          <w:rFonts w:ascii="Times New Roman" w:hAnsi="Times New Roman" w:cs="Times New Roman"/>
          <w:sz w:val="20"/>
          <w:szCs w:val="20"/>
        </w:rPr>
        <w:t>exPlanations</w:t>
      </w:r>
      <w:proofErr w:type="spellEnd"/>
      <w:r w:rsidRPr="00737655">
        <w:rPr>
          <w:rFonts w:ascii="Times New Roman" w:hAnsi="Times New Roman" w:cs="Times New Roman"/>
          <w:sz w:val="20"/>
          <w:szCs w:val="20"/>
        </w:rPr>
        <w:t xml:space="preserve">) analysis was conducted. The </w:t>
      </w:r>
      <w:proofErr w:type="spellStart"/>
      <w:r w:rsidRPr="00737655">
        <w:rPr>
          <w:rFonts w:ascii="Times New Roman" w:hAnsi="Times New Roman" w:cs="Times New Roman"/>
          <w:sz w:val="20"/>
          <w:szCs w:val="20"/>
        </w:rPr>
        <w:t>shap.DeepExplainer</w:t>
      </w:r>
      <w:proofErr w:type="spellEnd"/>
      <w:r w:rsidRPr="00737655">
        <w:rPr>
          <w:rFonts w:ascii="Times New Roman" w:hAnsi="Times New Roman" w:cs="Times New Roman"/>
          <w:sz w:val="20"/>
          <w:szCs w:val="20"/>
        </w:rPr>
        <w:t xml:space="preserve"> method, optimized for neural networks, was used to compute SHAP values for a subset of 100 samples from the test data.</w:t>
      </w:r>
    </w:p>
    <w:p w14:paraId="47314683" w14:textId="77777777" w:rsidR="00737655" w:rsidRPr="00737655" w:rsidRDefault="00737655" w:rsidP="00737655">
      <w:pPr>
        <w:spacing w:after="0"/>
        <w:jc w:val="both"/>
        <w:rPr>
          <w:rFonts w:ascii="Times New Roman" w:hAnsi="Times New Roman" w:cs="Times New Roman"/>
          <w:sz w:val="20"/>
          <w:szCs w:val="20"/>
        </w:rPr>
      </w:pPr>
      <w:r w:rsidRPr="00737655">
        <w:rPr>
          <w:rFonts w:ascii="Times New Roman" w:hAnsi="Times New Roman" w:cs="Times New Roman"/>
          <w:sz w:val="20"/>
          <w:szCs w:val="20"/>
        </w:rPr>
        <w:t xml:space="preserve">The analysis successfully generated a comprehensive set of visualizations to interpret the model's </w:t>
      </w:r>
      <w:proofErr w:type="spellStart"/>
      <w:r w:rsidRPr="00737655">
        <w:rPr>
          <w:rFonts w:ascii="Times New Roman" w:hAnsi="Times New Roman" w:cs="Times New Roman"/>
          <w:sz w:val="20"/>
          <w:szCs w:val="20"/>
        </w:rPr>
        <w:t>behavior</w:t>
      </w:r>
      <w:proofErr w:type="spellEnd"/>
      <w:r w:rsidRPr="00737655">
        <w:rPr>
          <w:rFonts w:ascii="Times New Roman" w:hAnsi="Times New Roman" w:cs="Times New Roman"/>
          <w:sz w:val="20"/>
          <w:szCs w:val="20"/>
        </w:rPr>
        <w:t>:</w:t>
      </w:r>
    </w:p>
    <w:p w14:paraId="486AED1A" w14:textId="77777777" w:rsidR="00737655" w:rsidRDefault="00737655" w:rsidP="00737655">
      <w:pPr>
        <w:numPr>
          <w:ilvl w:val="0"/>
          <w:numId w:val="33"/>
        </w:numPr>
        <w:tabs>
          <w:tab w:val="num" w:pos="720"/>
        </w:tabs>
        <w:spacing w:after="0"/>
        <w:jc w:val="both"/>
        <w:rPr>
          <w:rFonts w:ascii="Times New Roman" w:hAnsi="Times New Roman" w:cs="Times New Roman"/>
          <w:sz w:val="20"/>
          <w:szCs w:val="20"/>
        </w:rPr>
      </w:pPr>
      <w:r w:rsidRPr="00737655">
        <w:rPr>
          <w:rFonts w:ascii="Times New Roman" w:hAnsi="Times New Roman" w:cs="Times New Roman"/>
          <w:sz w:val="20"/>
          <w:szCs w:val="20"/>
        </w:rPr>
        <w:t>Global Feature Importance (Bar Plot): A summary bar plot was created (see shap_summary_bar.png), illustrating the mean absolute SHAP value for each feature across all classes. This plot provides a clear ranking of which features, on average, have the most significant impact on the model's predictions.</w:t>
      </w:r>
    </w:p>
    <w:p w14:paraId="08FF9C67" w14:textId="7B015893" w:rsidR="00CE4457" w:rsidRPr="00737655" w:rsidRDefault="00CE4457" w:rsidP="00CE4457">
      <w:pPr>
        <w:spacing w:after="0"/>
        <w:jc w:val="both"/>
        <w:rPr>
          <w:rFonts w:ascii="Times New Roman" w:hAnsi="Times New Roman" w:cs="Times New Roman"/>
          <w:sz w:val="20"/>
          <w:szCs w:val="20"/>
        </w:rPr>
      </w:pPr>
      <w:r>
        <w:rPr>
          <w:rFonts w:ascii="Times New Roman" w:hAnsi="Times New Roman" w:cs="Times New Roman"/>
          <w:noProof/>
          <w:sz w:val="20"/>
          <w:szCs w:val="20"/>
          <w:lang w:eastAsia="en-IN"/>
        </w:rPr>
        <w:drawing>
          <wp:inline distT="0" distB="0" distL="0" distR="0" wp14:anchorId="47ECB3C7" wp14:editId="2F924966">
            <wp:extent cx="3147060" cy="2743200"/>
            <wp:effectExtent l="0" t="0" r="0" b="0"/>
            <wp:docPr id="114505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56582" name="Picture 11450565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47060" cy="2743200"/>
                    </a:xfrm>
                    <a:prstGeom prst="rect">
                      <a:avLst/>
                    </a:prstGeom>
                  </pic:spPr>
                </pic:pic>
              </a:graphicData>
            </a:graphic>
          </wp:inline>
        </w:drawing>
      </w:r>
    </w:p>
    <w:p w14:paraId="2127AB34" w14:textId="08CE2F75" w:rsidR="00CE4457" w:rsidRDefault="00CE4457" w:rsidP="00CE4457">
      <w:pPr>
        <w:tabs>
          <w:tab w:val="num" w:pos="720"/>
        </w:tabs>
        <w:spacing w:after="0"/>
        <w:jc w:val="center"/>
        <w:rPr>
          <w:rFonts w:ascii="Times New Roman" w:hAnsi="Times New Roman" w:cs="Times New Roman"/>
          <w:sz w:val="20"/>
          <w:szCs w:val="20"/>
        </w:rPr>
      </w:pPr>
      <w:r>
        <w:rPr>
          <w:rFonts w:ascii="Times New Roman" w:hAnsi="Times New Roman" w:cs="Times New Roman"/>
          <w:sz w:val="20"/>
          <w:szCs w:val="20"/>
        </w:rPr>
        <w:t xml:space="preserve">Figure: </w:t>
      </w:r>
      <w:r w:rsidRPr="00737655">
        <w:rPr>
          <w:rFonts w:ascii="Times New Roman" w:hAnsi="Times New Roman" w:cs="Times New Roman"/>
          <w:sz w:val="20"/>
          <w:szCs w:val="20"/>
        </w:rPr>
        <w:t>Shap</w:t>
      </w:r>
      <w:r>
        <w:rPr>
          <w:rFonts w:ascii="Times New Roman" w:hAnsi="Times New Roman" w:cs="Times New Roman"/>
          <w:sz w:val="20"/>
          <w:szCs w:val="20"/>
        </w:rPr>
        <w:t xml:space="preserve"> </w:t>
      </w:r>
      <w:r w:rsidRPr="00737655">
        <w:rPr>
          <w:rFonts w:ascii="Times New Roman" w:hAnsi="Times New Roman" w:cs="Times New Roman"/>
          <w:sz w:val="20"/>
          <w:szCs w:val="20"/>
        </w:rPr>
        <w:t>Summary</w:t>
      </w:r>
      <w:r>
        <w:rPr>
          <w:rFonts w:ascii="Times New Roman" w:hAnsi="Times New Roman" w:cs="Times New Roman"/>
          <w:sz w:val="20"/>
          <w:szCs w:val="20"/>
        </w:rPr>
        <w:t xml:space="preserve"> </w:t>
      </w:r>
      <w:r w:rsidRPr="00737655">
        <w:rPr>
          <w:rFonts w:ascii="Times New Roman" w:hAnsi="Times New Roman" w:cs="Times New Roman"/>
          <w:sz w:val="20"/>
          <w:szCs w:val="20"/>
        </w:rPr>
        <w:t>Bar</w:t>
      </w:r>
    </w:p>
    <w:p w14:paraId="4916CC4C" w14:textId="52E1CED5" w:rsidR="00737655" w:rsidRPr="00CE4457" w:rsidRDefault="00737655" w:rsidP="00CE4457">
      <w:pPr>
        <w:numPr>
          <w:ilvl w:val="0"/>
          <w:numId w:val="33"/>
        </w:numPr>
        <w:tabs>
          <w:tab w:val="num" w:pos="720"/>
        </w:tabs>
        <w:spacing w:after="0"/>
        <w:jc w:val="both"/>
        <w:rPr>
          <w:rFonts w:ascii="Times New Roman" w:hAnsi="Times New Roman" w:cs="Times New Roman"/>
          <w:sz w:val="20"/>
          <w:szCs w:val="20"/>
        </w:rPr>
      </w:pPr>
      <w:r w:rsidRPr="00737655">
        <w:rPr>
          <w:rFonts w:ascii="Times New Roman" w:hAnsi="Times New Roman" w:cs="Times New Roman"/>
          <w:sz w:val="20"/>
          <w:szCs w:val="20"/>
        </w:rPr>
        <w:t>Feature Impact Summary (</w:t>
      </w:r>
      <w:proofErr w:type="spellStart"/>
      <w:r w:rsidRPr="00737655">
        <w:rPr>
          <w:rFonts w:ascii="Times New Roman" w:hAnsi="Times New Roman" w:cs="Times New Roman"/>
          <w:sz w:val="20"/>
          <w:szCs w:val="20"/>
        </w:rPr>
        <w:t>Beeswarm</w:t>
      </w:r>
      <w:proofErr w:type="spellEnd"/>
      <w:r w:rsidRPr="00737655">
        <w:rPr>
          <w:rFonts w:ascii="Times New Roman" w:hAnsi="Times New Roman" w:cs="Times New Roman"/>
          <w:sz w:val="20"/>
          <w:szCs w:val="20"/>
        </w:rPr>
        <w:t xml:space="preserve"> Plot): A </w:t>
      </w:r>
      <w:proofErr w:type="spellStart"/>
      <w:r w:rsidRPr="00737655">
        <w:rPr>
          <w:rFonts w:ascii="Times New Roman" w:hAnsi="Times New Roman" w:cs="Times New Roman"/>
          <w:sz w:val="20"/>
          <w:szCs w:val="20"/>
        </w:rPr>
        <w:t>beeswarm</w:t>
      </w:r>
      <w:proofErr w:type="spellEnd"/>
      <w:r w:rsidRPr="00737655">
        <w:rPr>
          <w:rFonts w:ascii="Times New Roman" w:hAnsi="Times New Roman" w:cs="Times New Roman"/>
          <w:sz w:val="20"/>
          <w:szCs w:val="20"/>
        </w:rPr>
        <w:t xml:space="preserve"> plot was generated to visualize not only the magnitude of each feature's importance but also the </w:t>
      </w:r>
      <w:r w:rsidRPr="00737655">
        <w:rPr>
          <w:rFonts w:ascii="Times New Roman" w:hAnsi="Times New Roman" w:cs="Times New Roman"/>
          <w:i/>
          <w:iCs/>
          <w:sz w:val="20"/>
          <w:szCs w:val="20"/>
        </w:rPr>
        <w:t>direction</w:t>
      </w:r>
      <w:r w:rsidRPr="00737655">
        <w:rPr>
          <w:rFonts w:ascii="Times New Roman" w:hAnsi="Times New Roman" w:cs="Times New Roman"/>
          <w:sz w:val="20"/>
          <w:szCs w:val="20"/>
        </w:rPr>
        <w:t xml:space="preserve"> of its impact.</w:t>
      </w:r>
    </w:p>
    <w:p w14:paraId="130EFEAD" w14:textId="2CD88825" w:rsidR="00CE4457" w:rsidRPr="00737655" w:rsidRDefault="00CE4457" w:rsidP="00CE4457">
      <w:pPr>
        <w:spacing w:after="0"/>
        <w:jc w:val="both"/>
        <w:rPr>
          <w:rFonts w:ascii="Times New Roman" w:hAnsi="Times New Roman" w:cs="Times New Roman"/>
          <w:sz w:val="20"/>
          <w:szCs w:val="20"/>
        </w:rPr>
      </w:pPr>
      <w:r>
        <w:rPr>
          <w:rFonts w:ascii="Times New Roman" w:hAnsi="Times New Roman" w:cs="Times New Roman"/>
          <w:noProof/>
          <w:sz w:val="20"/>
          <w:szCs w:val="20"/>
          <w:lang w:eastAsia="en-IN"/>
        </w:rPr>
        <w:drawing>
          <wp:inline distT="0" distB="0" distL="0" distR="0" wp14:anchorId="09EBBB3A" wp14:editId="3209731F">
            <wp:extent cx="3238500" cy="2270760"/>
            <wp:effectExtent l="0" t="0" r="0" b="0"/>
            <wp:docPr id="473375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75948" name="Picture 4733759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38500" cy="2270760"/>
                    </a:xfrm>
                    <a:prstGeom prst="rect">
                      <a:avLst/>
                    </a:prstGeom>
                  </pic:spPr>
                </pic:pic>
              </a:graphicData>
            </a:graphic>
          </wp:inline>
        </w:drawing>
      </w:r>
    </w:p>
    <w:p w14:paraId="2720226A" w14:textId="63E7E8FB" w:rsidR="00CE4457" w:rsidRDefault="00CE4457" w:rsidP="00CE4457">
      <w:pPr>
        <w:spacing w:after="0"/>
        <w:jc w:val="center"/>
        <w:rPr>
          <w:rFonts w:ascii="Times New Roman" w:hAnsi="Times New Roman" w:cs="Times New Roman"/>
          <w:sz w:val="20"/>
          <w:szCs w:val="20"/>
        </w:rPr>
      </w:pPr>
      <w:r>
        <w:rPr>
          <w:rFonts w:ascii="Times New Roman" w:hAnsi="Times New Roman" w:cs="Times New Roman"/>
          <w:sz w:val="20"/>
          <w:szCs w:val="20"/>
        </w:rPr>
        <w:lastRenderedPageBreak/>
        <w:t xml:space="preserve">Figure: </w:t>
      </w:r>
      <w:proofErr w:type="spellStart"/>
      <w:r w:rsidRPr="00737655">
        <w:rPr>
          <w:rFonts w:ascii="Times New Roman" w:hAnsi="Times New Roman" w:cs="Times New Roman"/>
          <w:sz w:val="20"/>
          <w:szCs w:val="20"/>
        </w:rPr>
        <w:t>Shap</w:t>
      </w:r>
      <w:proofErr w:type="spellEnd"/>
      <w:r>
        <w:rPr>
          <w:rFonts w:ascii="Times New Roman" w:hAnsi="Times New Roman" w:cs="Times New Roman"/>
          <w:sz w:val="20"/>
          <w:szCs w:val="20"/>
        </w:rPr>
        <w:t xml:space="preserve"> </w:t>
      </w:r>
      <w:r w:rsidRPr="00737655">
        <w:rPr>
          <w:rFonts w:ascii="Times New Roman" w:hAnsi="Times New Roman" w:cs="Times New Roman"/>
          <w:sz w:val="20"/>
          <w:szCs w:val="20"/>
        </w:rPr>
        <w:t>Summary</w:t>
      </w:r>
      <w:r>
        <w:rPr>
          <w:rFonts w:ascii="Times New Roman" w:hAnsi="Times New Roman" w:cs="Times New Roman"/>
          <w:sz w:val="20"/>
          <w:szCs w:val="20"/>
        </w:rPr>
        <w:t xml:space="preserve"> </w:t>
      </w:r>
      <w:proofErr w:type="spellStart"/>
      <w:r w:rsidRPr="00737655">
        <w:rPr>
          <w:rFonts w:ascii="Times New Roman" w:hAnsi="Times New Roman" w:cs="Times New Roman"/>
          <w:sz w:val="20"/>
          <w:szCs w:val="20"/>
        </w:rPr>
        <w:t>Beeswarm</w:t>
      </w:r>
      <w:proofErr w:type="spellEnd"/>
    </w:p>
    <w:p w14:paraId="722F8D76" w14:textId="4C8BB809" w:rsidR="00CE4457" w:rsidRDefault="00737655" w:rsidP="00CE4457">
      <w:pPr>
        <w:numPr>
          <w:ilvl w:val="0"/>
          <w:numId w:val="33"/>
        </w:numPr>
        <w:spacing w:after="0"/>
        <w:jc w:val="both"/>
        <w:rPr>
          <w:rFonts w:ascii="Times New Roman" w:hAnsi="Times New Roman" w:cs="Times New Roman"/>
          <w:sz w:val="20"/>
          <w:szCs w:val="20"/>
        </w:rPr>
      </w:pPr>
      <w:r w:rsidRPr="00737655">
        <w:rPr>
          <w:rFonts w:ascii="Times New Roman" w:hAnsi="Times New Roman" w:cs="Times New Roman"/>
          <w:sz w:val="20"/>
          <w:szCs w:val="20"/>
        </w:rPr>
        <w:t xml:space="preserve">Dependence Plots: To dive deeper into feature interactions, 16 dependence plots were successfully generated. These plots detail the relationship between a single feature's value and its corresponding SHAP value. Based on the analysis, the top four most influential features identified were </w:t>
      </w:r>
      <w:proofErr w:type="spellStart"/>
      <w:r w:rsidRPr="00737655">
        <w:rPr>
          <w:rFonts w:ascii="Times New Roman" w:hAnsi="Times New Roman" w:cs="Times New Roman"/>
          <w:sz w:val="20"/>
          <w:szCs w:val="20"/>
        </w:rPr>
        <w:t>residence_type</w:t>
      </w:r>
      <w:proofErr w:type="spellEnd"/>
      <w:r w:rsidRPr="00737655">
        <w:rPr>
          <w:rFonts w:ascii="Times New Roman" w:hAnsi="Times New Roman" w:cs="Times New Roman"/>
          <w:sz w:val="20"/>
          <w:szCs w:val="20"/>
        </w:rPr>
        <w:t xml:space="preserve">, </w:t>
      </w:r>
      <w:proofErr w:type="spellStart"/>
      <w:r w:rsidRPr="00737655">
        <w:rPr>
          <w:rFonts w:ascii="Times New Roman" w:hAnsi="Times New Roman" w:cs="Times New Roman"/>
          <w:sz w:val="20"/>
          <w:szCs w:val="20"/>
        </w:rPr>
        <w:t>work_type</w:t>
      </w:r>
      <w:proofErr w:type="spellEnd"/>
      <w:r w:rsidRPr="00737655">
        <w:rPr>
          <w:rFonts w:ascii="Times New Roman" w:hAnsi="Times New Roman" w:cs="Times New Roman"/>
          <w:sz w:val="20"/>
          <w:szCs w:val="20"/>
        </w:rPr>
        <w:t>, cholesterol, and diabetes.</w:t>
      </w:r>
    </w:p>
    <w:p w14:paraId="0AA84EE3" w14:textId="56EA363C" w:rsidR="00737655" w:rsidRPr="00737655" w:rsidRDefault="00CE4457" w:rsidP="00CE4457">
      <w:pPr>
        <w:spacing w:after="0"/>
        <w:jc w:val="both"/>
        <w:rPr>
          <w:rFonts w:ascii="Times New Roman" w:hAnsi="Times New Roman" w:cs="Times New Roman"/>
          <w:sz w:val="20"/>
          <w:szCs w:val="20"/>
        </w:rPr>
      </w:pPr>
      <w:r w:rsidRPr="00CE4457">
        <w:rPr>
          <w:rFonts w:ascii="Times New Roman" w:hAnsi="Times New Roman" w:cs="Times New Roman"/>
          <w:noProof/>
          <w:sz w:val="20"/>
          <w:szCs w:val="20"/>
          <w:lang w:eastAsia="en-IN"/>
        </w:rPr>
        <w:drawing>
          <wp:inline distT="0" distB="0" distL="0" distR="0" wp14:anchorId="7026E0E0" wp14:editId="406D44DE">
            <wp:extent cx="3139440" cy="2567305"/>
            <wp:effectExtent l="0" t="0" r="3810" b="4445"/>
            <wp:docPr id="98980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05120" name=""/>
                    <pic:cNvPicPr/>
                  </pic:nvPicPr>
                  <pic:blipFill>
                    <a:blip r:embed="rId19"/>
                    <a:stretch>
                      <a:fillRect/>
                    </a:stretch>
                  </pic:blipFill>
                  <pic:spPr>
                    <a:xfrm>
                      <a:off x="0" y="0"/>
                      <a:ext cx="3139440" cy="2567305"/>
                    </a:xfrm>
                    <a:prstGeom prst="rect">
                      <a:avLst/>
                    </a:prstGeom>
                  </pic:spPr>
                </pic:pic>
              </a:graphicData>
            </a:graphic>
          </wp:inline>
        </w:drawing>
      </w:r>
    </w:p>
    <w:p w14:paraId="52D1B2AA" w14:textId="15FAA4CB" w:rsidR="00CE4457" w:rsidRDefault="00CE4457" w:rsidP="00CE4457">
      <w:pPr>
        <w:spacing w:after="0"/>
        <w:jc w:val="center"/>
        <w:rPr>
          <w:rFonts w:ascii="Times New Roman" w:hAnsi="Times New Roman" w:cs="Times New Roman"/>
          <w:sz w:val="20"/>
          <w:szCs w:val="20"/>
        </w:rPr>
      </w:pPr>
      <w:r>
        <w:rPr>
          <w:rFonts w:ascii="Times New Roman" w:hAnsi="Times New Roman" w:cs="Times New Roman"/>
          <w:sz w:val="20"/>
          <w:szCs w:val="20"/>
        </w:rPr>
        <w:t xml:space="preserve">Figure: </w:t>
      </w:r>
      <w:r w:rsidRPr="00CE4457">
        <w:rPr>
          <w:rFonts w:ascii="Times New Roman" w:hAnsi="Times New Roman" w:cs="Times New Roman"/>
          <w:sz w:val="20"/>
          <w:szCs w:val="20"/>
        </w:rPr>
        <w:t>SHAP waterfall plot for a single test instance</w:t>
      </w:r>
    </w:p>
    <w:p w14:paraId="66606E2B" w14:textId="16D45BF5" w:rsidR="0097471E" w:rsidRPr="00990449" w:rsidRDefault="00737655" w:rsidP="00AD1804">
      <w:pPr>
        <w:spacing w:after="0"/>
        <w:jc w:val="both"/>
        <w:rPr>
          <w:rFonts w:ascii="Times New Roman" w:hAnsi="Times New Roman" w:cs="Times New Roman"/>
          <w:sz w:val="20"/>
          <w:szCs w:val="20"/>
        </w:rPr>
      </w:pPr>
      <w:r w:rsidRPr="00737655">
        <w:rPr>
          <w:rFonts w:ascii="Times New Roman" w:hAnsi="Times New Roman" w:cs="Times New Roman"/>
          <w:sz w:val="20"/>
          <w:szCs w:val="20"/>
        </w:rPr>
        <w:t>This complete SHAP analysis moves beyond simple accuracy metrics, providing a transparent view of the model's internal decision-making process and identifying the key biomarkers and demographic factors driving its classifications.</w:t>
      </w:r>
    </w:p>
    <w:p w14:paraId="20F1057D" w14:textId="4F00F9DC" w:rsidR="00AD1804" w:rsidRPr="00AD1804" w:rsidRDefault="00AD1804" w:rsidP="00AD1804">
      <w:pPr>
        <w:spacing w:after="0"/>
        <w:jc w:val="both"/>
        <w:rPr>
          <w:rFonts w:ascii="Times New Roman" w:hAnsi="Times New Roman" w:cs="Times New Roman"/>
          <w:b/>
          <w:bCs/>
          <w:sz w:val="20"/>
          <w:szCs w:val="20"/>
        </w:rPr>
      </w:pPr>
      <w:r w:rsidRPr="00AD1804">
        <w:rPr>
          <w:rFonts w:ascii="Times New Roman" w:hAnsi="Times New Roman" w:cs="Times New Roman"/>
          <w:b/>
          <w:bCs/>
          <w:sz w:val="20"/>
          <w:szCs w:val="20"/>
        </w:rPr>
        <w:t>B. 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3"/>
        <w:gridCol w:w="1257"/>
        <w:gridCol w:w="1029"/>
        <w:gridCol w:w="1725"/>
      </w:tblGrid>
      <w:tr w:rsidR="00AD1804" w:rsidRPr="00AD1804" w14:paraId="614F6871" w14:textId="77777777" w:rsidTr="00AD1804">
        <w:trPr>
          <w:tblHeader/>
          <w:tblCellSpacing w:w="15" w:type="dxa"/>
        </w:trPr>
        <w:tc>
          <w:tcPr>
            <w:tcW w:w="0" w:type="auto"/>
            <w:vAlign w:val="center"/>
            <w:hideMark/>
          </w:tcPr>
          <w:p w14:paraId="596C48A7" w14:textId="77777777" w:rsidR="00AD1804" w:rsidRPr="00AD1804" w:rsidRDefault="00AD1804" w:rsidP="00AD1804">
            <w:pPr>
              <w:spacing w:after="0"/>
              <w:jc w:val="both"/>
              <w:rPr>
                <w:rFonts w:ascii="Times New Roman" w:hAnsi="Times New Roman" w:cs="Times New Roman"/>
                <w:b/>
                <w:bCs/>
                <w:sz w:val="20"/>
                <w:szCs w:val="20"/>
              </w:rPr>
            </w:pPr>
            <w:r w:rsidRPr="00AD1804">
              <w:rPr>
                <w:rFonts w:ascii="Times New Roman" w:hAnsi="Times New Roman" w:cs="Times New Roman"/>
                <w:b/>
                <w:bCs/>
                <w:sz w:val="20"/>
                <w:szCs w:val="20"/>
              </w:rPr>
              <w:t>Model</w:t>
            </w:r>
          </w:p>
        </w:tc>
        <w:tc>
          <w:tcPr>
            <w:tcW w:w="0" w:type="auto"/>
            <w:vAlign w:val="center"/>
            <w:hideMark/>
          </w:tcPr>
          <w:p w14:paraId="2A2C2103" w14:textId="77777777" w:rsidR="00AD1804" w:rsidRPr="00AD1804" w:rsidRDefault="00AD1804" w:rsidP="00AD1804">
            <w:pPr>
              <w:spacing w:after="0"/>
              <w:jc w:val="both"/>
              <w:rPr>
                <w:rFonts w:ascii="Times New Roman" w:hAnsi="Times New Roman" w:cs="Times New Roman"/>
                <w:b/>
                <w:bCs/>
                <w:sz w:val="20"/>
                <w:szCs w:val="20"/>
              </w:rPr>
            </w:pPr>
            <w:r w:rsidRPr="00AD1804">
              <w:rPr>
                <w:rFonts w:ascii="Times New Roman" w:hAnsi="Times New Roman" w:cs="Times New Roman"/>
                <w:b/>
                <w:bCs/>
                <w:sz w:val="20"/>
                <w:szCs w:val="20"/>
              </w:rPr>
              <w:t>Test Accuracy (%)</w:t>
            </w:r>
          </w:p>
        </w:tc>
        <w:tc>
          <w:tcPr>
            <w:tcW w:w="0" w:type="auto"/>
            <w:vAlign w:val="center"/>
            <w:hideMark/>
          </w:tcPr>
          <w:p w14:paraId="79FB2A9B" w14:textId="77777777" w:rsidR="00AD1804" w:rsidRPr="00AD1804" w:rsidRDefault="00AD1804" w:rsidP="00AD1804">
            <w:pPr>
              <w:spacing w:after="0"/>
              <w:jc w:val="both"/>
              <w:rPr>
                <w:rFonts w:ascii="Times New Roman" w:hAnsi="Times New Roman" w:cs="Times New Roman"/>
                <w:b/>
                <w:bCs/>
                <w:sz w:val="20"/>
                <w:szCs w:val="20"/>
              </w:rPr>
            </w:pPr>
            <w:r w:rsidRPr="00AD1804">
              <w:rPr>
                <w:rFonts w:ascii="Times New Roman" w:hAnsi="Times New Roman" w:cs="Times New Roman"/>
                <w:b/>
                <w:bCs/>
                <w:sz w:val="20"/>
                <w:szCs w:val="20"/>
              </w:rPr>
              <w:t>Macro F1-Score</w:t>
            </w:r>
          </w:p>
        </w:tc>
        <w:tc>
          <w:tcPr>
            <w:tcW w:w="0" w:type="auto"/>
            <w:vAlign w:val="center"/>
            <w:hideMark/>
          </w:tcPr>
          <w:p w14:paraId="339E7731" w14:textId="77777777" w:rsidR="00AD1804" w:rsidRPr="00AD1804" w:rsidRDefault="00AD1804" w:rsidP="00AD1804">
            <w:pPr>
              <w:spacing w:after="0"/>
              <w:jc w:val="both"/>
              <w:rPr>
                <w:rFonts w:ascii="Times New Roman" w:hAnsi="Times New Roman" w:cs="Times New Roman"/>
                <w:b/>
                <w:bCs/>
                <w:sz w:val="20"/>
                <w:szCs w:val="20"/>
              </w:rPr>
            </w:pPr>
            <w:r w:rsidRPr="00AD1804">
              <w:rPr>
                <w:rFonts w:ascii="Times New Roman" w:hAnsi="Times New Roman" w:cs="Times New Roman"/>
                <w:b/>
                <w:bCs/>
                <w:sz w:val="20"/>
                <w:szCs w:val="20"/>
              </w:rPr>
              <w:t>Best Performing Class</w:t>
            </w:r>
          </w:p>
        </w:tc>
      </w:tr>
      <w:tr w:rsidR="00AD1804" w:rsidRPr="00AD1804" w14:paraId="6CC55612" w14:textId="77777777" w:rsidTr="00AD1804">
        <w:trPr>
          <w:tblCellSpacing w:w="15" w:type="dxa"/>
        </w:trPr>
        <w:tc>
          <w:tcPr>
            <w:tcW w:w="0" w:type="auto"/>
            <w:vAlign w:val="center"/>
            <w:hideMark/>
          </w:tcPr>
          <w:p w14:paraId="3E66A87E"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Gradient Boosting</w:t>
            </w:r>
          </w:p>
        </w:tc>
        <w:tc>
          <w:tcPr>
            <w:tcW w:w="0" w:type="auto"/>
            <w:vAlign w:val="center"/>
            <w:hideMark/>
          </w:tcPr>
          <w:p w14:paraId="035AC3C4"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b/>
                <w:bCs/>
                <w:sz w:val="20"/>
                <w:szCs w:val="20"/>
              </w:rPr>
              <w:t>98.25</w:t>
            </w:r>
          </w:p>
        </w:tc>
        <w:tc>
          <w:tcPr>
            <w:tcW w:w="0" w:type="auto"/>
            <w:vAlign w:val="center"/>
            <w:hideMark/>
          </w:tcPr>
          <w:p w14:paraId="4C14EF73"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b/>
                <w:bCs/>
                <w:sz w:val="20"/>
                <w:szCs w:val="20"/>
              </w:rPr>
              <w:t>0.98</w:t>
            </w:r>
          </w:p>
        </w:tc>
        <w:tc>
          <w:tcPr>
            <w:tcW w:w="0" w:type="auto"/>
            <w:vAlign w:val="center"/>
            <w:hideMark/>
          </w:tcPr>
          <w:p w14:paraId="5A32DFEC" w14:textId="77777777" w:rsidR="00AD1804" w:rsidRPr="00AD1804" w:rsidRDefault="00AD1804" w:rsidP="00AD1804">
            <w:pPr>
              <w:spacing w:after="0"/>
              <w:jc w:val="both"/>
              <w:rPr>
                <w:rFonts w:ascii="Times New Roman" w:hAnsi="Times New Roman" w:cs="Times New Roman"/>
                <w:sz w:val="20"/>
                <w:szCs w:val="20"/>
              </w:rPr>
            </w:pPr>
            <w:proofErr w:type="spellStart"/>
            <w:r w:rsidRPr="00AD1804">
              <w:rPr>
                <w:rFonts w:ascii="Times New Roman" w:hAnsi="Times New Roman" w:cs="Times New Roman"/>
                <w:sz w:val="20"/>
                <w:szCs w:val="20"/>
              </w:rPr>
              <w:t>Hemorrhagic</w:t>
            </w:r>
            <w:proofErr w:type="spellEnd"/>
            <w:r w:rsidRPr="00AD1804">
              <w:rPr>
                <w:rFonts w:ascii="Times New Roman" w:hAnsi="Times New Roman" w:cs="Times New Roman"/>
                <w:sz w:val="20"/>
                <w:szCs w:val="20"/>
              </w:rPr>
              <w:t xml:space="preserve"> Stroke / TIA</w:t>
            </w:r>
          </w:p>
        </w:tc>
      </w:tr>
      <w:tr w:rsidR="00AD1804" w:rsidRPr="00AD1804" w14:paraId="57C774F6" w14:textId="77777777" w:rsidTr="00AD1804">
        <w:trPr>
          <w:tblCellSpacing w:w="15" w:type="dxa"/>
        </w:trPr>
        <w:tc>
          <w:tcPr>
            <w:tcW w:w="0" w:type="auto"/>
            <w:vAlign w:val="center"/>
            <w:hideMark/>
          </w:tcPr>
          <w:p w14:paraId="6983DB9C"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CNN</w:t>
            </w:r>
          </w:p>
        </w:tc>
        <w:tc>
          <w:tcPr>
            <w:tcW w:w="0" w:type="auto"/>
            <w:vAlign w:val="center"/>
            <w:hideMark/>
          </w:tcPr>
          <w:p w14:paraId="028CDF3F"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96.76</w:t>
            </w:r>
          </w:p>
        </w:tc>
        <w:tc>
          <w:tcPr>
            <w:tcW w:w="0" w:type="auto"/>
            <w:vAlign w:val="center"/>
            <w:hideMark/>
          </w:tcPr>
          <w:p w14:paraId="715D12C1"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0.97</w:t>
            </w:r>
          </w:p>
        </w:tc>
        <w:tc>
          <w:tcPr>
            <w:tcW w:w="0" w:type="auto"/>
            <w:vAlign w:val="center"/>
            <w:hideMark/>
          </w:tcPr>
          <w:p w14:paraId="1AA57007" w14:textId="77777777" w:rsidR="00AD1804" w:rsidRP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No Stroke / Ischemic Stroke</w:t>
            </w:r>
          </w:p>
        </w:tc>
      </w:tr>
    </w:tbl>
    <w:p w14:paraId="19DEF8F5" w14:textId="77777777" w:rsidR="00AD1804" w:rsidRDefault="00AD1804" w:rsidP="00AD1804">
      <w:pPr>
        <w:spacing w:after="0"/>
        <w:jc w:val="both"/>
        <w:rPr>
          <w:rFonts w:ascii="Times New Roman" w:hAnsi="Times New Roman" w:cs="Times New Roman"/>
          <w:sz w:val="20"/>
          <w:szCs w:val="20"/>
        </w:rPr>
      </w:pPr>
      <w:r w:rsidRPr="00AD1804">
        <w:rPr>
          <w:rFonts w:ascii="Times New Roman" w:hAnsi="Times New Roman" w:cs="Times New Roman"/>
          <w:sz w:val="20"/>
          <w:szCs w:val="20"/>
        </w:rPr>
        <w:t xml:space="preserve">From the comparison, </w:t>
      </w:r>
      <w:r w:rsidRPr="00AD1804">
        <w:rPr>
          <w:rFonts w:ascii="Times New Roman" w:hAnsi="Times New Roman" w:cs="Times New Roman"/>
          <w:b/>
          <w:bCs/>
          <w:sz w:val="20"/>
          <w:szCs w:val="20"/>
        </w:rPr>
        <w:t>Gradient Boosting outperformed CNN</w:t>
      </w:r>
      <w:r w:rsidRPr="00AD1804">
        <w:rPr>
          <w:rFonts w:ascii="Times New Roman" w:hAnsi="Times New Roman" w:cs="Times New Roman"/>
          <w:sz w:val="20"/>
          <w:szCs w:val="20"/>
        </w:rPr>
        <w:t xml:space="preserve"> in terms of accuracy and F1-score, mainly due to its ensemble nature and ability to handle structured tabular data efficiently. However, CNN showed promising results with slightly lower accuracy but competitive performance in multiclass stroke classification, especially where feature interactions are complex.</w:t>
      </w:r>
    </w:p>
    <w:p w14:paraId="4C41DAE1" w14:textId="77777777" w:rsidR="00CA4606" w:rsidRPr="00AD1804" w:rsidRDefault="00CA4606" w:rsidP="00AD1804">
      <w:pPr>
        <w:spacing w:after="0"/>
        <w:jc w:val="both"/>
        <w:rPr>
          <w:rFonts w:ascii="Times New Roman" w:hAnsi="Times New Roman" w:cs="Times New Roman"/>
          <w:sz w:val="20"/>
          <w:szCs w:val="20"/>
        </w:rPr>
      </w:pPr>
    </w:p>
    <w:p w14:paraId="1A017E96" w14:textId="1B3B0E02" w:rsidR="00AD1804" w:rsidRPr="00990449" w:rsidRDefault="00CA4606" w:rsidP="00990449">
      <w:pPr>
        <w:spacing w:after="0"/>
        <w:jc w:val="center"/>
        <w:rPr>
          <w:rFonts w:ascii="Times New Roman" w:hAnsi="Times New Roman" w:cs="Times New Roman"/>
          <w:sz w:val="20"/>
          <w:szCs w:val="20"/>
        </w:rPr>
      </w:pPr>
      <w:r>
        <w:rPr>
          <w:rFonts w:ascii="Times New Roman" w:hAnsi="Times New Roman" w:cs="Times New Roman"/>
          <w:sz w:val="20"/>
          <w:szCs w:val="20"/>
        </w:rPr>
        <w:t>V</w:t>
      </w:r>
      <w:r w:rsidR="00990449" w:rsidRPr="00990449">
        <w:rPr>
          <w:rFonts w:ascii="Times New Roman" w:hAnsi="Times New Roman" w:cs="Times New Roman"/>
          <w:sz w:val="20"/>
          <w:szCs w:val="20"/>
        </w:rPr>
        <w:t>. DISCUSSION</w:t>
      </w:r>
    </w:p>
    <w:p w14:paraId="34D02CB7"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 xml:space="preserve">The high performance of both Gradient Boosting (98.25% accuracy) and CNN (96.76% accuracy) in this 4-class stroke classification task is strongly supported by, and provides a new </w:t>
      </w:r>
      <w:r w:rsidRPr="00AE58E7">
        <w:rPr>
          <w:rFonts w:ascii="Times New Roman" w:hAnsi="Times New Roman" w:cs="Times New Roman"/>
          <w:sz w:val="20"/>
          <w:szCs w:val="20"/>
        </w:rPr>
        <w:lastRenderedPageBreak/>
        <w:t>benchmark for, the existing literature. Our findings demonstrate the effectiveness of combining optimized machine learning and deep learning models with robust clinical data for stroke prediction.</w:t>
      </w:r>
    </w:p>
    <w:p w14:paraId="294FA86F" w14:textId="2C1F31DE" w:rsidR="00AE58E7" w:rsidRPr="00AE58E7" w:rsidRDefault="00AE58E7" w:rsidP="00AE58E7">
      <w:pPr>
        <w:spacing w:after="0"/>
        <w:jc w:val="both"/>
        <w:rPr>
          <w:rFonts w:ascii="Times New Roman" w:hAnsi="Times New Roman" w:cs="Times New Roman"/>
          <w:b/>
          <w:bCs/>
          <w:sz w:val="20"/>
          <w:szCs w:val="20"/>
        </w:rPr>
      </w:pPr>
      <w:r w:rsidRPr="00AE58E7">
        <w:rPr>
          <w:rFonts w:ascii="Times New Roman" w:hAnsi="Times New Roman" w:cs="Times New Roman"/>
          <w:b/>
          <w:bCs/>
          <w:sz w:val="20"/>
          <w:szCs w:val="20"/>
        </w:rPr>
        <w:t>Contextualizing Model Performance</w:t>
      </w:r>
    </w:p>
    <w:tbl>
      <w:tblPr>
        <w:tblW w:w="502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1741"/>
        <w:gridCol w:w="1379"/>
      </w:tblGrid>
      <w:tr w:rsidR="00AE58E7" w:rsidRPr="00AE58E7" w14:paraId="44289E74" w14:textId="77777777" w:rsidTr="00AE58E7">
        <w:trPr>
          <w:trHeight w:val="258"/>
          <w:tblHeader/>
          <w:tblCellSpacing w:w="15" w:type="dxa"/>
        </w:trPr>
        <w:tc>
          <w:tcPr>
            <w:tcW w:w="0" w:type="auto"/>
            <w:vAlign w:val="center"/>
            <w:hideMark/>
          </w:tcPr>
          <w:p w14:paraId="70077984" w14:textId="77777777" w:rsidR="00AE58E7" w:rsidRPr="00AE58E7" w:rsidRDefault="00AE58E7" w:rsidP="00AE58E7">
            <w:pPr>
              <w:spacing w:after="0"/>
              <w:jc w:val="both"/>
              <w:rPr>
                <w:rFonts w:ascii="Times New Roman" w:hAnsi="Times New Roman" w:cs="Times New Roman"/>
                <w:b/>
                <w:bCs/>
                <w:sz w:val="20"/>
                <w:szCs w:val="20"/>
              </w:rPr>
            </w:pPr>
            <w:r w:rsidRPr="00AE58E7">
              <w:rPr>
                <w:rFonts w:ascii="Times New Roman" w:hAnsi="Times New Roman" w:cs="Times New Roman"/>
                <w:b/>
                <w:bCs/>
                <w:sz w:val="20"/>
                <w:szCs w:val="20"/>
              </w:rPr>
              <w:t>Study (Reference)</w:t>
            </w:r>
          </w:p>
        </w:tc>
        <w:tc>
          <w:tcPr>
            <w:tcW w:w="0" w:type="auto"/>
            <w:vAlign w:val="center"/>
            <w:hideMark/>
          </w:tcPr>
          <w:p w14:paraId="69CDA913" w14:textId="77777777" w:rsidR="00AE58E7" w:rsidRPr="00AE58E7" w:rsidRDefault="00AE58E7" w:rsidP="00AE58E7">
            <w:pPr>
              <w:spacing w:after="0"/>
              <w:jc w:val="both"/>
              <w:rPr>
                <w:rFonts w:ascii="Times New Roman" w:hAnsi="Times New Roman" w:cs="Times New Roman"/>
                <w:b/>
                <w:bCs/>
                <w:sz w:val="20"/>
                <w:szCs w:val="20"/>
              </w:rPr>
            </w:pPr>
            <w:r w:rsidRPr="00AE58E7">
              <w:rPr>
                <w:rFonts w:ascii="Times New Roman" w:hAnsi="Times New Roman" w:cs="Times New Roman"/>
                <w:b/>
                <w:bCs/>
                <w:sz w:val="20"/>
                <w:szCs w:val="20"/>
              </w:rPr>
              <w:t>Model</w:t>
            </w:r>
          </w:p>
        </w:tc>
        <w:tc>
          <w:tcPr>
            <w:tcW w:w="0" w:type="auto"/>
            <w:vAlign w:val="center"/>
            <w:hideMark/>
          </w:tcPr>
          <w:p w14:paraId="11DC1BF1" w14:textId="77777777" w:rsidR="00AE58E7" w:rsidRPr="00AE58E7" w:rsidRDefault="00AE58E7" w:rsidP="00AE58E7">
            <w:pPr>
              <w:spacing w:after="0"/>
              <w:jc w:val="both"/>
              <w:rPr>
                <w:rFonts w:ascii="Times New Roman" w:hAnsi="Times New Roman" w:cs="Times New Roman"/>
                <w:b/>
                <w:bCs/>
                <w:sz w:val="20"/>
                <w:szCs w:val="20"/>
              </w:rPr>
            </w:pPr>
            <w:r w:rsidRPr="00AE58E7">
              <w:rPr>
                <w:rFonts w:ascii="Times New Roman" w:hAnsi="Times New Roman" w:cs="Times New Roman"/>
                <w:b/>
                <w:bCs/>
                <w:sz w:val="20"/>
                <w:szCs w:val="20"/>
              </w:rPr>
              <w:t>Accuracy (%)</w:t>
            </w:r>
          </w:p>
        </w:tc>
      </w:tr>
      <w:tr w:rsidR="00AE58E7" w:rsidRPr="00AE58E7" w14:paraId="3F101AAA" w14:textId="77777777" w:rsidTr="00AE58E7">
        <w:trPr>
          <w:trHeight w:val="258"/>
          <w:tblCellSpacing w:w="15" w:type="dxa"/>
        </w:trPr>
        <w:tc>
          <w:tcPr>
            <w:tcW w:w="0" w:type="auto"/>
            <w:vAlign w:val="center"/>
            <w:hideMark/>
          </w:tcPr>
          <w:p w14:paraId="6553A0EE"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Our Study</w:t>
            </w:r>
          </w:p>
        </w:tc>
        <w:tc>
          <w:tcPr>
            <w:tcW w:w="0" w:type="auto"/>
            <w:vAlign w:val="center"/>
            <w:hideMark/>
          </w:tcPr>
          <w:p w14:paraId="5451ADAA"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Gradient Boosting</w:t>
            </w:r>
          </w:p>
        </w:tc>
        <w:tc>
          <w:tcPr>
            <w:tcW w:w="0" w:type="auto"/>
            <w:vAlign w:val="center"/>
            <w:hideMark/>
          </w:tcPr>
          <w:p w14:paraId="5C803F7A"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98.25%</w:t>
            </w:r>
          </w:p>
        </w:tc>
      </w:tr>
      <w:tr w:rsidR="00AE58E7" w:rsidRPr="00AE58E7" w14:paraId="0E6D7727" w14:textId="77777777" w:rsidTr="00AE58E7">
        <w:trPr>
          <w:trHeight w:val="505"/>
          <w:tblCellSpacing w:w="15" w:type="dxa"/>
        </w:trPr>
        <w:tc>
          <w:tcPr>
            <w:tcW w:w="0" w:type="auto"/>
            <w:vAlign w:val="center"/>
            <w:hideMark/>
          </w:tcPr>
          <w:p w14:paraId="67DBC273"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[5] Kumari, et al. (2023)</w:t>
            </w:r>
          </w:p>
        </w:tc>
        <w:tc>
          <w:tcPr>
            <w:tcW w:w="0" w:type="auto"/>
            <w:vAlign w:val="center"/>
            <w:hideMark/>
          </w:tcPr>
          <w:p w14:paraId="74BF95AF"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Gradient Boosting (GBST)</w:t>
            </w:r>
          </w:p>
        </w:tc>
        <w:tc>
          <w:tcPr>
            <w:tcW w:w="0" w:type="auto"/>
            <w:vAlign w:val="center"/>
            <w:hideMark/>
          </w:tcPr>
          <w:p w14:paraId="74DE4798"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97.05%</w:t>
            </w:r>
          </w:p>
        </w:tc>
      </w:tr>
      <w:tr w:rsidR="00AE58E7" w:rsidRPr="00AE58E7" w14:paraId="37CC62C2" w14:textId="77777777" w:rsidTr="00AE58E7">
        <w:trPr>
          <w:trHeight w:val="505"/>
          <w:tblCellSpacing w:w="15" w:type="dxa"/>
        </w:trPr>
        <w:tc>
          <w:tcPr>
            <w:tcW w:w="0" w:type="auto"/>
            <w:vAlign w:val="center"/>
            <w:hideMark/>
          </w:tcPr>
          <w:p w14:paraId="1880BA0F"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[2] Sharma, et al. (2025)</w:t>
            </w:r>
          </w:p>
        </w:tc>
        <w:tc>
          <w:tcPr>
            <w:tcW w:w="0" w:type="auto"/>
            <w:vAlign w:val="center"/>
            <w:hideMark/>
          </w:tcPr>
          <w:p w14:paraId="1D6E8F58"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Gradient Boosting</w:t>
            </w:r>
          </w:p>
        </w:tc>
        <w:tc>
          <w:tcPr>
            <w:tcW w:w="0" w:type="auto"/>
            <w:vAlign w:val="center"/>
            <w:hideMark/>
          </w:tcPr>
          <w:p w14:paraId="357DD7CB"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96.0%</w:t>
            </w:r>
          </w:p>
        </w:tc>
      </w:tr>
      <w:tr w:rsidR="00AE58E7" w:rsidRPr="00AE58E7" w14:paraId="1703E8DD" w14:textId="77777777" w:rsidTr="00AE58E7">
        <w:trPr>
          <w:trHeight w:val="505"/>
          <w:tblCellSpacing w:w="15" w:type="dxa"/>
        </w:trPr>
        <w:tc>
          <w:tcPr>
            <w:tcW w:w="0" w:type="auto"/>
            <w:vAlign w:val="center"/>
            <w:hideMark/>
          </w:tcPr>
          <w:p w14:paraId="36F5886A"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 xml:space="preserve">[4] </w:t>
            </w:r>
            <w:proofErr w:type="spellStart"/>
            <w:r w:rsidRPr="00AE58E7">
              <w:rPr>
                <w:rFonts w:ascii="Times New Roman" w:hAnsi="Times New Roman" w:cs="Times New Roman"/>
                <w:sz w:val="20"/>
                <w:szCs w:val="20"/>
              </w:rPr>
              <w:t>Akinwumi</w:t>
            </w:r>
            <w:proofErr w:type="spellEnd"/>
            <w:r w:rsidRPr="00AE58E7">
              <w:rPr>
                <w:rFonts w:ascii="Times New Roman" w:hAnsi="Times New Roman" w:cs="Times New Roman"/>
                <w:sz w:val="20"/>
                <w:szCs w:val="20"/>
              </w:rPr>
              <w:t>, et al. (2025)</w:t>
            </w:r>
          </w:p>
        </w:tc>
        <w:tc>
          <w:tcPr>
            <w:tcW w:w="0" w:type="auto"/>
            <w:vAlign w:val="center"/>
            <w:hideMark/>
          </w:tcPr>
          <w:p w14:paraId="047F1F7B"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Gradient Boosting</w:t>
            </w:r>
          </w:p>
        </w:tc>
        <w:tc>
          <w:tcPr>
            <w:tcW w:w="0" w:type="auto"/>
            <w:vAlign w:val="center"/>
            <w:hideMark/>
          </w:tcPr>
          <w:p w14:paraId="1BE7646A"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94.9%</w:t>
            </w:r>
          </w:p>
        </w:tc>
      </w:tr>
      <w:tr w:rsidR="00AE58E7" w:rsidRPr="00AE58E7" w14:paraId="77BE1AE5" w14:textId="77777777" w:rsidTr="00AE58E7">
        <w:trPr>
          <w:trHeight w:val="505"/>
          <w:tblCellSpacing w:w="15" w:type="dxa"/>
        </w:trPr>
        <w:tc>
          <w:tcPr>
            <w:tcW w:w="0" w:type="auto"/>
            <w:vAlign w:val="center"/>
            <w:hideMark/>
          </w:tcPr>
          <w:p w14:paraId="0C091C29"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[6] Carmel Mary et al. (2022)</w:t>
            </w:r>
          </w:p>
        </w:tc>
        <w:tc>
          <w:tcPr>
            <w:tcW w:w="0" w:type="auto"/>
            <w:vAlign w:val="center"/>
            <w:hideMark/>
          </w:tcPr>
          <w:p w14:paraId="548A1B5F"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Gradient Boosting (</w:t>
            </w:r>
            <w:proofErr w:type="spellStart"/>
            <w:r w:rsidRPr="00AE58E7">
              <w:rPr>
                <w:rFonts w:ascii="Times New Roman" w:hAnsi="Times New Roman" w:cs="Times New Roman"/>
                <w:sz w:val="20"/>
                <w:szCs w:val="20"/>
              </w:rPr>
              <w:t>GBoost</w:t>
            </w:r>
            <w:proofErr w:type="spellEnd"/>
            <w:r w:rsidRPr="00AE58E7">
              <w:rPr>
                <w:rFonts w:ascii="Times New Roman" w:hAnsi="Times New Roman" w:cs="Times New Roman"/>
                <w:sz w:val="20"/>
                <w:szCs w:val="20"/>
              </w:rPr>
              <w:t>)</w:t>
            </w:r>
          </w:p>
        </w:tc>
        <w:tc>
          <w:tcPr>
            <w:tcW w:w="0" w:type="auto"/>
            <w:vAlign w:val="center"/>
            <w:hideMark/>
          </w:tcPr>
          <w:p w14:paraId="5148FA7B"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 xml:space="preserve">92.78% </w:t>
            </w:r>
            <w:r w:rsidRPr="00AE58E7">
              <w:rPr>
                <w:rFonts w:ascii="Times New Roman" w:hAnsi="Times New Roman" w:cs="Times New Roman"/>
                <w:i/>
                <w:iCs/>
                <w:sz w:val="20"/>
                <w:szCs w:val="20"/>
              </w:rPr>
              <w:t>(Precision)</w:t>
            </w:r>
          </w:p>
        </w:tc>
      </w:tr>
    </w:tbl>
    <w:p w14:paraId="6AC0EB1B" w14:textId="3086DE2B" w:rsidR="00AE58E7" w:rsidRPr="00AE58E7" w:rsidRDefault="00AE58E7" w:rsidP="00D50DC5">
      <w:pPr>
        <w:spacing w:after="0"/>
        <w:jc w:val="center"/>
        <w:rPr>
          <w:rFonts w:ascii="Times New Roman" w:hAnsi="Times New Roman" w:cs="Times New Roman"/>
          <w:b/>
          <w:bCs/>
          <w:sz w:val="20"/>
          <w:szCs w:val="20"/>
        </w:rPr>
      </w:pPr>
      <w:r w:rsidRPr="00AE58E7">
        <w:rPr>
          <w:rFonts w:ascii="Times New Roman" w:hAnsi="Times New Roman" w:cs="Times New Roman"/>
          <w:b/>
          <w:bCs/>
          <w:sz w:val="20"/>
          <w:szCs w:val="20"/>
        </w:rPr>
        <w:t>Table:</w:t>
      </w:r>
      <w:r>
        <w:rPr>
          <w:rFonts w:ascii="Times New Roman" w:hAnsi="Times New Roman" w:cs="Times New Roman"/>
          <w:sz w:val="20"/>
          <w:szCs w:val="20"/>
        </w:rPr>
        <w:t xml:space="preserve"> </w:t>
      </w:r>
      <w:r w:rsidRPr="00AE58E7">
        <w:rPr>
          <w:rFonts w:ascii="Times New Roman" w:hAnsi="Times New Roman" w:cs="Times New Roman"/>
          <w:sz w:val="20"/>
          <w:szCs w:val="20"/>
        </w:rPr>
        <w:t>Gradient Boosting</w:t>
      </w:r>
      <w:r>
        <w:rPr>
          <w:rFonts w:ascii="Times New Roman" w:hAnsi="Times New Roman" w:cs="Times New Roman"/>
          <w:sz w:val="20"/>
          <w:szCs w:val="20"/>
        </w:rPr>
        <w:t xml:space="preserve"> Comparison table</w:t>
      </w:r>
    </w:p>
    <w:p w14:paraId="036A62AB" w14:textId="060855BC" w:rsidR="00AE58E7" w:rsidRPr="00AE58E7" w:rsidRDefault="00AE58E7" w:rsidP="00AE58E7">
      <w:pPr>
        <w:spacing w:after="0"/>
        <w:jc w:val="both"/>
        <w:rPr>
          <w:rFonts w:ascii="Times New Roman" w:hAnsi="Times New Roman" w:cs="Times New Roman"/>
          <w:b/>
          <w:bCs/>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1475"/>
        <w:gridCol w:w="1274"/>
        <w:gridCol w:w="81"/>
      </w:tblGrid>
      <w:tr w:rsidR="00AE58E7" w:rsidRPr="00AE58E7" w14:paraId="34A484DF" w14:textId="77777777" w:rsidTr="00AE58E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639091" w14:textId="77777777" w:rsidR="00AE58E7" w:rsidRPr="00AE58E7" w:rsidRDefault="00AE58E7" w:rsidP="00AE58E7">
            <w:pPr>
              <w:spacing w:after="0"/>
              <w:jc w:val="both"/>
              <w:rPr>
                <w:rFonts w:ascii="Times New Roman" w:hAnsi="Times New Roman" w:cs="Times New Roman"/>
                <w:b/>
                <w:bCs/>
                <w:sz w:val="20"/>
                <w:szCs w:val="20"/>
              </w:rPr>
            </w:pPr>
            <w:r w:rsidRPr="00AE58E7">
              <w:rPr>
                <w:rFonts w:ascii="Times New Roman" w:hAnsi="Times New Roman" w:cs="Times New Roman"/>
                <w:b/>
                <w:bCs/>
                <w:sz w:val="20"/>
                <w:szCs w:val="20"/>
              </w:rPr>
              <w:t>Study (Reference)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79ADC80A" w14:textId="77777777" w:rsidR="00AE58E7" w:rsidRPr="00AE58E7" w:rsidRDefault="00AE58E7" w:rsidP="00AE58E7">
            <w:pPr>
              <w:spacing w:after="0"/>
              <w:jc w:val="both"/>
              <w:rPr>
                <w:rFonts w:ascii="Times New Roman" w:hAnsi="Times New Roman" w:cs="Times New Roman"/>
                <w:b/>
                <w:bCs/>
                <w:sz w:val="20"/>
                <w:szCs w:val="20"/>
              </w:rPr>
            </w:pPr>
            <w:r w:rsidRPr="00AE58E7">
              <w:rPr>
                <w:rFonts w:ascii="Times New Roman" w:hAnsi="Times New Roman" w:cs="Times New Roman"/>
                <w:b/>
                <w:bCs/>
                <w:sz w:val="20"/>
                <w:szCs w:val="20"/>
              </w:rPr>
              <w:t>Model</w:t>
            </w:r>
          </w:p>
        </w:tc>
        <w:tc>
          <w:tcPr>
            <w:tcW w:w="0" w:type="auto"/>
            <w:tcBorders>
              <w:top w:val="single" w:sz="4" w:space="0" w:color="auto"/>
              <w:left w:val="single" w:sz="4" w:space="0" w:color="auto"/>
              <w:bottom w:val="single" w:sz="4" w:space="0" w:color="auto"/>
              <w:right w:val="single" w:sz="4" w:space="0" w:color="auto"/>
            </w:tcBorders>
            <w:vAlign w:val="center"/>
            <w:hideMark/>
          </w:tcPr>
          <w:p w14:paraId="1AE01EC5" w14:textId="77777777" w:rsidR="00AE58E7" w:rsidRPr="00AE58E7" w:rsidRDefault="00AE58E7" w:rsidP="00AE58E7">
            <w:pPr>
              <w:spacing w:after="0"/>
              <w:jc w:val="both"/>
              <w:rPr>
                <w:rFonts w:ascii="Times New Roman" w:hAnsi="Times New Roman" w:cs="Times New Roman"/>
                <w:b/>
                <w:bCs/>
                <w:sz w:val="20"/>
                <w:szCs w:val="20"/>
              </w:rPr>
            </w:pPr>
            <w:r w:rsidRPr="00AE58E7">
              <w:rPr>
                <w:rFonts w:ascii="Times New Roman" w:hAnsi="Times New Roman" w:cs="Times New Roman"/>
                <w:b/>
                <w:bCs/>
                <w:sz w:val="20"/>
                <w:szCs w:val="20"/>
              </w:rPr>
              <w:t>Accuracy (%)</w:t>
            </w:r>
          </w:p>
        </w:tc>
        <w:tc>
          <w:tcPr>
            <w:tcW w:w="0" w:type="auto"/>
            <w:vAlign w:val="center"/>
          </w:tcPr>
          <w:p w14:paraId="23093E37" w14:textId="4574B820" w:rsidR="00AE58E7" w:rsidRPr="00AE58E7" w:rsidRDefault="00AE58E7" w:rsidP="00AE58E7">
            <w:pPr>
              <w:spacing w:after="0"/>
              <w:jc w:val="both"/>
              <w:rPr>
                <w:rFonts w:ascii="Times New Roman" w:hAnsi="Times New Roman" w:cs="Times New Roman"/>
                <w:b/>
                <w:bCs/>
                <w:sz w:val="20"/>
                <w:szCs w:val="20"/>
              </w:rPr>
            </w:pPr>
          </w:p>
        </w:tc>
      </w:tr>
      <w:tr w:rsidR="00AE58E7" w:rsidRPr="00AE58E7" w14:paraId="675F4092" w14:textId="77777777" w:rsidTr="00AE58E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8A1E07"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 xml:space="preserve">[11] </w:t>
            </w:r>
            <w:proofErr w:type="spellStart"/>
            <w:r w:rsidRPr="00AE58E7">
              <w:rPr>
                <w:rFonts w:ascii="Times New Roman" w:hAnsi="Times New Roman" w:cs="Times New Roman"/>
                <w:sz w:val="20"/>
                <w:szCs w:val="20"/>
              </w:rPr>
              <w:t>Kifli</w:t>
            </w:r>
            <w:proofErr w:type="spellEnd"/>
            <w:r w:rsidRPr="00AE58E7">
              <w:rPr>
                <w:rFonts w:ascii="Times New Roman" w:hAnsi="Times New Roman" w:cs="Times New Roman"/>
                <w:sz w:val="20"/>
                <w:szCs w:val="20"/>
              </w:rPr>
              <w:t>, et al. (2022)</w:t>
            </w:r>
          </w:p>
        </w:tc>
        <w:tc>
          <w:tcPr>
            <w:tcW w:w="0" w:type="auto"/>
            <w:tcBorders>
              <w:top w:val="single" w:sz="4" w:space="0" w:color="auto"/>
              <w:left w:val="single" w:sz="4" w:space="0" w:color="auto"/>
              <w:bottom w:val="single" w:sz="4" w:space="0" w:color="auto"/>
              <w:right w:val="single" w:sz="4" w:space="0" w:color="auto"/>
            </w:tcBorders>
            <w:vAlign w:val="center"/>
            <w:hideMark/>
          </w:tcPr>
          <w:p w14:paraId="1BAEC32B"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1D-CNN</w:t>
            </w:r>
          </w:p>
        </w:tc>
        <w:tc>
          <w:tcPr>
            <w:tcW w:w="0" w:type="auto"/>
            <w:tcBorders>
              <w:top w:val="single" w:sz="4" w:space="0" w:color="auto"/>
              <w:left w:val="single" w:sz="4" w:space="0" w:color="auto"/>
              <w:bottom w:val="single" w:sz="4" w:space="0" w:color="auto"/>
              <w:right w:val="single" w:sz="4" w:space="0" w:color="auto"/>
            </w:tcBorders>
            <w:vAlign w:val="center"/>
            <w:hideMark/>
          </w:tcPr>
          <w:p w14:paraId="1A820D2F"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98.0%</w:t>
            </w:r>
          </w:p>
        </w:tc>
        <w:tc>
          <w:tcPr>
            <w:tcW w:w="0" w:type="auto"/>
            <w:vAlign w:val="center"/>
          </w:tcPr>
          <w:p w14:paraId="0A407F45" w14:textId="29C8864F" w:rsidR="00AE58E7" w:rsidRPr="00AE58E7" w:rsidRDefault="00AE58E7" w:rsidP="00AE58E7">
            <w:pPr>
              <w:spacing w:after="0"/>
              <w:jc w:val="both"/>
              <w:rPr>
                <w:rFonts w:ascii="Times New Roman" w:hAnsi="Times New Roman" w:cs="Times New Roman"/>
                <w:sz w:val="20"/>
                <w:szCs w:val="20"/>
              </w:rPr>
            </w:pPr>
          </w:p>
        </w:tc>
      </w:tr>
      <w:tr w:rsidR="00AE58E7" w:rsidRPr="00AE58E7" w14:paraId="0ADB94EE" w14:textId="77777777" w:rsidTr="00AE58E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3D1E52"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Your Study</w:t>
            </w:r>
          </w:p>
        </w:tc>
        <w:tc>
          <w:tcPr>
            <w:tcW w:w="0" w:type="auto"/>
            <w:tcBorders>
              <w:top w:val="single" w:sz="4" w:space="0" w:color="auto"/>
              <w:left w:val="single" w:sz="4" w:space="0" w:color="auto"/>
              <w:bottom w:val="single" w:sz="4" w:space="0" w:color="auto"/>
              <w:right w:val="single" w:sz="4" w:space="0" w:color="auto"/>
            </w:tcBorders>
            <w:vAlign w:val="center"/>
            <w:hideMark/>
          </w:tcPr>
          <w:p w14:paraId="5FC0FE3D"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CNN</w:t>
            </w:r>
          </w:p>
        </w:tc>
        <w:tc>
          <w:tcPr>
            <w:tcW w:w="0" w:type="auto"/>
            <w:tcBorders>
              <w:top w:val="single" w:sz="4" w:space="0" w:color="auto"/>
              <w:left w:val="single" w:sz="4" w:space="0" w:color="auto"/>
              <w:bottom w:val="single" w:sz="4" w:space="0" w:color="auto"/>
              <w:right w:val="single" w:sz="4" w:space="0" w:color="auto"/>
            </w:tcBorders>
            <w:vAlign w:val="center"/>
            <w:hideMark/>
          </w:tcPr>
          <w:p w14:paraId="09E64AD2"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96.76%</w:t>
            </w:r>
          </w:p>
        </w:tc>
        <w:tc>
          <w:tcPr>
            <w:tcW w:w="0" w:type="auto"/>
            <w:vAlign w:val="center"/>
          </w:tcPr>
          <w:p w14:paraId="62D119E7" w14:textId="0CD540A5" w:rsidR="00AE58E7" w:rsidRPr="00AE58E7" w:rsidRDefault="00AE58E7" w:rsidP="00AE58E7">
            <w:pPr>
              <w:spacing w:after="0"/>
              <w:jc w:val="both"/>
              <w:rPr>
                <w:rFonts w:ascii="Times New Roman" w:hAnsi="Times New Roman" w:cs="Times New Roman"/>
                <w:sz w:val="20"/>
                <w:szCs w:val="20"/>
              </w:rPr>
            </w:pPr>
          </w:p>
        </w:tc>
      </w:tr>
      <w:tr w:rsidR="00AE58E7" w:rsidRPr="00AE58E7" w14:paraId="67623968" w14:textId="77777777" w:rsidTr="00AE58E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ED120E"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 xml:space="preserve">[8] </w:t>
            </w:r>
            <w:proofErr w:type="spellStart"/>
            <w:r w:rsidRPr="00AE58E7">
              <w:rPr>
                <w:rFonts w:ascii="Times New Roman" w:hAnsi="Times New Roman" w:cs="Times New Roman"/>
                <w:sz w:val="20"/>
                <w:szCs w:val="20"/>
              </w:rPr>
              <w:t>Moulaei</w:t>
            </w:r>
            <w:proofErr w:type="spellEnd"/>
            <w:r w:rsidRPr="00AE58E7">
              <w:rPr>
                <w:rFonts w:ascii="Times New Roman" w:hAnsi="Times New Roman" w:cs="Times New Roman"/>
                <w:sz w:val="20"/>
                <w:szCs w:val="20"/>
              </w:rPr>
              <w:t>, et al. (2024)</w:t>
            </w:r>
          </w:p>
        </w:tc>
        <w:tc>
          <w:tcPr>
            <w:tcW w:w="0" w:type="auto"/>
            <w:tcBorders>
              <w:top w:val="single" w:sz="4" w:space="0" w:color="auto"/>
              <w:left w:val="single" w:sz="4" w:space="0" w:color="auto"/>
              <w:bottom w:val="single" w:sz="4" w:space="0" w:color="auto"/>
              <w:right w:val="single" w:sz="4" w:space="0" w:color="auto"/>
            </w:tcBorders>
            <w:vAlign w:val="center"/>
            <w:hideMark/>
          </w:tcPr>
          <w:p w14:paraId="35DA6147"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CNN</w:t>
            </w:r>
          </w:p>
        </w:tc>
        <w:tc>
          <w:tcPr>
            <w:tcW w:w="0" w:type="auto"/>
            <w:tcBorders>
              <w:top w:val="single" w:sz="4" w:space="0" w:color="auto"/>
              <w:left w:val="single" w:sz="4" w:space="0" w:color="auto"/>
              <w:bottom w:val="single" w:sz="4" w:space="0" w:color="auto"/>
              <w:right w:val="single" w:sz="4" w:space="0" w:color="auto"/>
            </w:tcBorders>
            <w:vAlign w:val="center"/>
            <w:hideMark/>
          </w:tcPr>
          <w:p w14:paraId="15D2B17E"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96.0%</w:t>
            </w:r>
          </w:p>
        </w:tc>
        <w:tc>
          <w:tcPr>
            <w:tcW w:w="0" w:type="auto"/>
            <w:vAlign w:val="center"/>
          </w:tcPr>
          <w:p w14:paraId="4EEFFA4D" w14:textId="6C1DB967" w:rsidR="00AE58E7" w:rsidRPr="00AE58E7" w:rsidRDefault="00AE58E7" w:rsidP="00AE58E7">
            <w:pPr>
              <w:spacing w:after="0"/>
              <w:jc w:val="both"/>
              <w:rPr>
                <w:rFonts w:ascii="Times New Roman" w:hAnsi="Times New Roman" w:cs="Times New Roman"/>
                <w:sz w:val="20"/>
                <w:szCs w:val="20"/>
              </w:rPr>
            </w:pPr>
          </w:p>
        </w:tc>
      </w:tr>
      <w:tr w:rsidR="00AE58E7" w:rsidRPr="00AE58E7" w14:paraId="29591214" w14:textId="77777777" w:rsidTr="00AE58E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413807"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[9] Li, et al. (2025)</w:t>
            </w:r>
          </w:p>
        </w:tc>
        <w:tc>
          <w:tcPr>
            <w:tcW w:w="0" w:type="auto"/>
            <w:tcBorders>
              <w:top w:val="single" w:sz="4" w:space="0" w:color="auto"/>
              <w:left w:val="single" w:sz="4" w:space="0" w:color="auto"/>
              <w:bottom w:val="single" w:sz="4" w:space="0" w:color="auto"/>
              <w:right w:val="single" w:sz="4" w:space="0" w:color="auto"/>
            </w:tcBorders>
            <w:vAlign w:val="center"/>
            <w:hideMark/>
          </w:tcPr>
          <w:p w14:paraId="670F37F0"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CNN (ResNet50)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4DE1D265"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96.0%</w:t>
            </w:r>
          </w:p>
        </w:tc>
        <w:tc>
          <w:tcPr>
            <w:tcW w:w="0" w:type="auto"/>
            <w:vAlign w:val="center"/>
          </w:tcPr>
          <w:p w14:paraId="6B514F38" w14:textId="4B5E9EDA" w:rsidR="00AE58E7" w:rsidRPr="00AE58E7" w:rsidRDefault="00AE58E7" w:rsidP="00AE58E7">
            <w:pPr>
              <w:spacing w:after="0"/>
              <w:jc w:val="both"/>
              <w:rPr>
                <w:rFonts w:ascii="Times New Roman" w:hAnsi="Times New Roman" w:cs="Times New Roman"/>
                <w:sz w:val="20"/>
                <w:szCs w:val="20"/>
              </w:rPr>
            </w:pPr>
          </w:p>
        </w:tc>
      </w:tr>
      <w:tr w:rsidR="00AE58E7" w:rsidRPr="00AE58E7" w14:paraId="07650C0E" w14:textId="77777777" w:rsidTr="00AE58E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17511F"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[10] Saha, et al. (2022)</w:t>
            </w:r>
          </w:p>
        </w:tc>
        <w:tc>
          <w:tcPr>
            <w:tcW w:w="0" w:type="auto"/>
            <w:tcBorders>
              <w:top w:val="single" w:sz="4" w:space="0" w:color="auto"/>
              <w:left w:val="single" w:sz="4" w:space="0" w:color="auto"/>
              <w:bottom w:val="single" w:sz="4" w:space="0" w:color="auto"/>
              <w:right w:val="single" w:sz="4" w:space="0" w:color="auto"/>
            </w:tcBorders>
            <w:vAlign w:val="center"/>
            <w:hideMark/>
          </w:tcPr>
          <w:p w14:paraId="6E8FF384"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1D-CNN</w:t>
            </w:r>
          </w:p>
        </w:tc>
        <w:tc>
          <w:tcPr>
            <w:tcW w:w="0" w:type="auto"/>
            <w:tcBorders>
              <w:top w:val="single" w:sz="4" w:space="0" w:color="auto"/>
              <w:left w:val="single" w:sz="4" w:space="0" w:color="auto"/>
              <w:bottom w:val="single" w:sz="4" w:space="0" w:color="auto"/>
              <w:right w:val="single" w:sz="4" w:space="0" w:color="auto"/>
            </w:tcBorders>
            <w:vAlign w:val="center"/>
            <w:hideMark/>
          </w:tcPr>
          <w:p w14:paraId="237E0651"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95.5%</w:t>
            </w:r>
          </w:p>
        </w:tc>
        <w:tc>
          <w:tcPr>
            <w:tcW w:w="0" w:type="auto"/>
            <w:vAlign w:val="center"/>
          </w:tcPr>
          <w:p w14:paraId="34C5128A" w14:textId="0800E38C" w:rsidR="00AE58E7" w:rsidRPr="00AE58E7" w:rsidRDefault="00AE58E7" w:rsidP="00AE58E7">
            <w:pPr>
              <w:spacing w:after="0"/>
              <w:jc w:val="both"/>
              <w:rPr>
                <w:rFonts w:ascii="Times New Roman" w:hAnsi="Times New Roman" w:cs="Times New Roman"/>
                <w:sz w:val="20"/>
                <w:szCs w:val="20"/>
              </w:rPr>
            </w:pPr>
          </w:p>
        </w:tc>
      </w:tr>
    </w:tbl>
    <w:p w14:paraId="35CF3C3B" w14:textId="77777777" w:rsidR="00AE58E7" w:rsidRPr="00AE58E7" w:rsidRDefault="00AE58E7" w:rsidP="00D50DC5">
      <w:pPr>
        <w:spacing w:after="0"/>
        <w:jc w:val="center"/>
        <w:rPr>
          <w:rFonts w:ascii="Times New Roman" w:hAnsi="Times New Roman" w:cs="Times New Roman"/>
          <w:sz w:val="20"/>
          <w:szCs w:val="20"/>
        </w:rPr>
      </w:pPr>
      <w:r>
        <w:rPr>
          <w:rFonts w:ascii="Times New Roman" w:hAnsi="Times New Roman" w:cs="Times New Roman"/>
          <w:b/>
          <w:bCs/>
          <w:sz w:val="20"/>
          <w:szCs w:val="20"/>
        </w:rPr>
        <w:t xml:space="preserve">Table: </w:t>
      </w:r>
      <w:r w:rsidRPr="00AE58E7">
        <w:rPr>
          <w:rFonts w:ascii="Times New Roman" w:hAnsi="Times New Roman" w:cs="Times New Roman"/>
          <w:sz w:val="20"/>
          <w:szCs w:val="20"/>
        </w:rPr>
        <w:t>CNN model comparison table</w:t>
      </w:r>
    </w:p>
    <w:p w14:paraId="5F250486" w14:textId="77777777" w:rsidR="00AE58E7" w:rsidRDefault="00AE58E7" w:rsidP="00AE58E7">
      <w:pPr>
        <w:spacing w:after="0"/>
        <w:jc w:val="both"/>
        <w:rPr>
          <w:rFonts w:ascii="Times New Roman" w:hAnsi="Times New Roman" w:cs="Times New Roman"/>
          <w:b/>
          <w:bCs/>
          <w:sz w:val="20"/>
          <w:szCs w:val="20"/>
        </w:rPr>
      </w:pPr>
    </w:p>
    <w:p w14:paraId="18DD6E4C" w14:textId="77777777" w:rsidR="00231C74" w:rsidRDefault="00231C74" w:rsidP="00AE58E7">
      <w:pPr>
        <w:spacing w:after="0"/>
        <w:jc w:val="both"/>
        <w:rPr>
          <w:rFonts w:ascii="Times New Roman" w:hAnsi="Times New Roman" w:cs="Times New Roman"/>
          <w:b/>
          <w:bCs/>
          <w:sz w:val="20"/>
          <w:szCs w:val="20"/>
        </w:rPr>
      </w:pPr>
    </w:p>
    <w:p w14:paraId="48076371" w14:textId="22119DBF" w:rsidR="00AE58E7" w:rsidRPr="00AE58E7" w:rsidRDefault="00AE58E7" w:rsidP="00AE58E7">
      <w:pPr>
        <w:spacing w:after="0"/>
        <w:jc w:val="both"/>
        <w:rPr>
          <w:rFonts w:ascii="Times New Roman" w:hAnsi="Times New Roman" w:cs="Times New Roman"/>
          <w:b/>
          <w:bCs/>
          <w:sz w:val="20"/>
          <w:szCs w:val="20"/>
        </w:rPr>
      </w:pPr>
      <w:r w:rsidRPr="00AE58E7">
        <w:rPr>
          <w:rFonts w:ascii="Times New Roman" w:hAnsi="Times New Roman" w:cs="Times New Roman"/>
          <w:b/>
          <w:bCs/>
          <w:sz w:val="20"/>
          <w:szCs w:val="20"/>
        </w:rPr>
        <w:t>The Gradient Boosting vs. Deep Learning Debate</w:t>
      </w:r>
    </w:p>
    <w:p w14:paraId="5E7ECBA7"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 xml:space="preserve">Our finding that Gradient Boosting outperformed CNN is notable, as the literature presents a mixed consensus. While our results </w:t>
      </w:r>
      <w:proofErr w:type="spellStart"/>
      <w:r w:rsidRPr="00AE58E7">
        <w:rPr>
          <w:rFonts w:ascii="Times New Roman" w:hAnsi="Times New Roman" w:cs="Times New Roman"/>
          <w:sz w:val="20"/>
          <w:szCs w:val="20"/>
        </w:rPr>
        <w:t>favored</w:t>
      </w:r>
      <w:proofErr w:type="spellEnd"/>
      <w:r w:rsidRPr="00AE58E7">
        <w:rPr>
          <w:rFonts w:ascii="Times New Roman" w:hAnsi="Times New Roman" w:cs="Times New Roman"/>
          <w:sz w:val="20"/>
          <w:szCs w:val="20"/>
        </w:rPr>
        <w:t xml:space="preserve"> the ensemble boosting method, </w:t>
      </w:r>
      <w:r w:rsidRPr="00AE58E7">
        <w:rPr>
          <w:rFonts w:ascii="Times New Roman" w:hAnsi="Times New Roman" w:cs="Times New Roman"/>
          <w:b/>
          <w:bCs/>
          <w:sz w:val="20"/>
          <w:szCs w:val="20"/>
        </w:rPr>
        <w:t>Carmel Mary Belinda M J, et.al. [6]</w:t>
      </w:r>
      <w:r w:rsidRPr="00AE58E7">
        <w:rPr>
          <w:rFonts w:ascii="Times New Roman" w:hAnsi="Times New Roman" w:cs="Times New Roman"/>
          <w:sz w:val="20"/>
          <w:szCs w:val="20"/>
        </w:rPr>
        <w:t xml:space="preserve"> found that their 5-Layer Ensembled Deep Neural Network (96.85% accuracy) outperformed Gradient Boosting (92.78% precision) on a similar task. Furthermore, </w:t>
      </w:r>
      <w:proofErr w:type="spellStart"/>
      <w:r w:rsidRPr="00AE58E7">
        <w:rPr>
          <w:rFonts w:ascii="Times New Roman" w:hAnsi="Times New Roman" w:cs="Times New Roman"/>
          <w:b/>
          <w:bCs/>
          <w:sz w:val="20"/>
          <w:szCs w:val="20"/>
        </w:rPr>
        <w:t>Moulaei</w:t>
      </w:r>
      <w:proofErr w:type="spellEnd"/>
      <w:r w:rsidRPr="00AE58E7">
        <w:rPr>
          <w:rFonts w:ascii="Times New Roman" w:hAnsi="Times New Roman" w:cs="Times New Roman"/>
          <w:b/>
          <w:bCs/>
          <w:sz w:val="20"/>
          <w:szCs w:val="20"/>
        </w:rPr>
        <w:t>, et.al. [8]</w:t>
      </w:r>
      <w:r w:rsidRPr="00AE58E7">
        <w:rPr>
          <w:rFonts w:ascii="Times New Roman" w:hAnsi="Times New Roman" w:cs="Times New Roman"/>
          <w:sz w:val="20"/>
          <w:szCs w:val="20"/>
        </w:rPr>
        <w:t xml:space="preserve"> found that while CNNs were the best-performing deep learning model (96% accuracy), a Random Forest model ultimately achieved the highest accuracy (99%). This suggests that the choice between ensemble methods and deep learning is highly dependent on the specific dataset, feature engineering, and model architecture.</w:t>
      </w:r>
    </w:p>
    <w:p w14:paraId="4157AB32"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 xml:space="preserve">A more critical insight, however, comes from studies </w:t>
      </w:r>
      <w:proofErr w:type="spellStart"/>
      <w:r w:rsidRPr="00AE58E7">
        <w:rPr>
          <w:rFonts w:ascii="Times New Roman" w:hAnsi="Times New Roman" w:cs="Times New Roman"/>
          <w:sz w:val="20"/>
          <w:szCs w:val="20"/>
        </w:rPr>
        <w:t>analyzing</w:t>
      </w:r>
      <w:proofErr w:type="spellEnd"/>
      <w:r w:rsidRPr="00AE58E7">
        <w:rPr>
          <w:rFonts w:ascii="Times New Roman" w:hAnsi="Times New Roman" w:cs="Times New Roman"/>
          <w:sz w:val="20"/>
          <w:szCs w:val="20"/>
        </w:rPr>
        <w:t xml:space="preserve"> model performance on imbalanced data. </w:t>
      </w:r>
      <w:r w:rsidRPr="00AE58E7">
        <w:rPr>
          <w:rFonts w:ascii="Times New Roman" w:hAnsi="Times New Roman" w:cs="Times New Roman"/>
          <w:b/>
          <w:bCs/>
          <w:sz w:val="20"/>
          <w:szCs w:val="20"/>
        </w:rPr>
        <w:t>Akinwumi, et.al. [4]</w:t>
      </w:r>
      <w:r w:rsidRPr="00AE58E7">
        <w:rPr>
          <w:rFonts w:ascii="Times New Roman" w:hAnsi="Times New Roman" w:cs="Times New Roman"/>
          <w:sz w:val="20"/>
          <w:szCs w:val="20"/>
        </w:rPr>
        <w:t xml:space="preserve"> and </w:t>
      </w:r>
      <w:r w:rsidRPr="00AE58E7">
        <w:rPr>
          <w:rFonts w:ascii="Times New Roman" w:hAnsi="Times New Roman" w:cs="Times New Roman"/>
          <w:b/>
          <w:bCs/>
          <w:sz w:val="20"/>
          <w:szCs w:val="20"/>
        </w:rPr>
        <w:t>Kumari, et.al. [5]</w:t>
      </w:r>
      <w:r w:rsidRPr="00AE58E7">
        <w:rPr>
          <w:rFonts w:ascii="Times New Roman" w:hAnsi="Times New Roman" w:cs="Times New Roman"/>
          <w:sz w:val="20"/>
          <w:szCs w:val="20"/>
        </w:rPr>
        <w:t xml:space="preserve"> both noted a crucial discrepancy: while </w:t>
      </w:r>
      <w:r w:rsidRPr="00AE58E7">
        <w:rPr>
          <w:rFonts w:ascii="Times New Roman" w:hAnsi="Times New Roman" w:cs="Times New Roman"/>
          <w:sz w:val="20"/>
          <w:szCs w:val="20"/>
        </w:rPr>
        <w:lastRenderedPageBreak/>
        <w:t xml:space="preserve">models like Logistic Regression and Random Forest achieved high overall accuracy, they </w:t>
      </w:r>
      <w:r w:rsidRPr="00AE58E7">
        <w:rPr>
          <w:rFonts w:ascii="Times New Roman" w:hAnsi="Times New Roman" w:cs="Times New Roman"/>
          <w:i/>
          <w:iCs/>
          <w:sz w:val="20"/>
          <w:szCs w:val="20"/>
        </w:rPr>
        <w:t>failed to detect a single true positive stroke case</w:t>
      </w:r>
      <w:r w:rsidRPr="00AE58E7">
        <w:rPr>
          <w:rFonts w:ascii="Times New Roman" w:hAnsi="Times New Roman" w:cs="Times New Roman"/>
          <w:sz w:val="20"/>
          <w:szCs w:val="20"/>
        </w:rPr>
        <w:t>. In contrast, Gradient Boosting, despite having slightly lower accuracy in those studies, successfully identified these rare-but-critical events. This highlights a key strength of boosting algorithms in handling class imbalance. Our model's superior F1-score (0.98) and its top performance in classifying "</w:t>
      </w:r>
      <w:proofErr w:type="spellStart"/>
      <w:r w:rsidRPr="00AE58E7">
        <w:rPr>
          <w:rFonts w:ascii="Times New Roman" w:hAnsi="Times New Roman" w:cs="Times New Roman"/>
          <w:sz w:val="20"/>
          <w:szCs w:val="20"/>
        </w:rPr>
        <w:t>Hemorrhagic</w:t>
      </w:r>
      <w:proofErr w:type="spellEnd"/>
      <w:r w:rsidRPr="00AE58E7">
        <w:rPr>
          <w:rFonts w:ascii="Times New Roman" w:hAnsi="Times New Roman" w:cs="Times New Roman"/>
          <w:sz w:val="20"/>
          <w:szCs w:val="20"/>
        </w:rPr>
        <w:t xml:space="preserve"> Stroke / TIA" (often a minority class) may be a direct reflection of this robustness, suggesting it is not just accurate but also clinically reliable.</w:t>
      </w:r>
    </w:p>
    <w:p w14:paraId="5B4F7BB9" w14:textId="77777777" w:rsidR="00AE58E7" w:rsidRPr="00AE58E7" w:rsidRDefault="00AE58E7" w:rsidP="00AE58E7">
      <w:pPr>
        <w:spacing w:after="0"/>
        <w:jc w:val="both"/>
        <w:rPr>
          <w:rFonts w:ascii="Times New Roman" w:hAnsi="Times New Roman" w:cs="Times New Roman"/>
          <w:b/>
          <w:bCs/>
          <w:sz w:val="20"/>
          <w:szCs w:val="20"/>
        </w:rPr>
      </w:pPr>
      <w:r w:rsidRPr="00AE58E7">
        <w:rPr>
          <w:rFonts w:ascii="Times New Roman" w:hAnsi="Times New Roman" w:cs="Times New Roman"/>
          <w:b/>
          <w:bCs/>
          <w:sz w:val="20"/>
          <w:szCs w:val="20"/>
        </w:rPr>
        <w:t>Validation of Key Clinical Predictors</w:t>
      </w:r>
    </w:p>
    <w:p w14:paraId="134A4AE4" w14:textId="77777777" w:rsidR="00AE58E7" w:rsidRPr="00AE58E7" w:rsidRDefault="00AE58E7" w:rsidP="00AE58E7">
      <w:pPr>
        <w:spacing w:after="0"/>
        <w:jc w:val="both"/>
        <w:rPr>
          <w:rFonts w:ascii="Times New Roman" w:hAnsi="Times New Roman" w:cs="Times New Roman"/>
          <w:sz w:val="20"/>
          <w:szCs w:val="20"/>
        </w:rPr>
      </w:pPr>
      <w:r w:rsidRPr="00AE58E7">
        <w:rPr>
          <w:rFonts w:ascii="Times New Roman" w:hAnsi="Times New Roman" w:cs="Times New Roman"/>
          <w:sz w:val="20"/>
          <w:szCs w:val="20"/>
        </w:rPr>
        <w:t xml:space="preserve">The clinical parameters identified as significant in our study—namely </w:t>
      </w:r>
      <w:r w:rsidRPr="00AE58E7">
        <w:rPr>
          <w:rFonts w:ascii="Times New Roman" w:hAnsi="Times New Roman" w:cs="Times New Roman"/>
          <w:b/>
          <w:bCs/>
          <w:sz w:val="20"/>
          <w:szCs w:val="20"/>
        </w:rPr>
        <w:t>age, hypertension, glucose level, heart disease, and BMI</w:t>
      </w:r>
      <w:r w:rsidRPr="00AE58E7">
        <w:rPr>
          <w:rFonts w:ascii="Times New Roman" w:hAnsi="Times New Roman" w:cs="Times New Roman"/>
          <w:sz w:val="20"/>
          <w:szCs w:val="20"/>
        </w:rPr>
        <w:t>—are overwhelmingly validated by the cited research. Multiple studies employing explainable AI (XAI) methods like SHAP and LIME have converged on the same set of predictors.</w:t>
      </w:r>
    </w:p>
    <w:p w14:paraId="2427C8C6" w14:textId="77777777" w:rsidR="00AE58E7" w:rsidRPr="00AE58E7" w:rsidRDefault="00AE58E7" w:rsidP="00AE58E7">
      <w:pPr>
        <w:numPr>
          <w:ilvl w:val="0"/>
          <w:numId w:val="37"/>
        </w:numPr>
        <w:spacing w:after="0"/>
        <w:jc w:val="both"/>
        <w:rPr>
          <w:rFonts w:ascii="Times New Roman" w:hAnsi="Times New Roman" w:cs="Times New Roman"/>
          <w:sz w:val="20"/>
          <w:szCs w:val="20"/>
        </w:rPr>
      </w:pPr>
      <w:r w:rsidRPr="00AE58E7">
        <w:rPr>
          <w:rFonts w:ascii="Times New Roman" w:hAnsi="Times New Roman" w:cs="Times New Roman"/>
          <w:b/>
          <w:bCs/>
          <w:sz w:val="20"/>
          <w:szCs w:val="20"/>
        </w:rPr>
        <w:t>Dubey, et.al. [7]</w:t>
      </w:r>
      <w:r w:rsidRPr="00AE58E7">
        <w:rPr>
          <w:rFonts w:ascii="Times New Roman" w:hAnsi="Times New Roman" w:cs="Times New Roman"/>
          <w:sz w:val="20"/>
          <w:szCs w:val="20"/>
        </w:rPr>
        <w:t xml:space="preserve"> identified </w:t>
      </w:r>
      <w:r w:rsidRPr="00AE58E7">
        <w:rPr>
          <w:rFonts w:ascii="Times New Roman" w:hAnsi="Times New Roman" w:cs="Times New Roman"/>
          <w:b/>
          <w:bCs/>
          <w:sz w:val="20"/>
          <w:szCs w:val="20"/>
        </w:rPr>
        <w:t>age, glucose level, BMI, smoking status, and heart disease</w:t>
      </w:r>
      <w:r w:rsidRPr="00AE58E7">
        <w:rPr>
          <w:rFonts w:ascii="Times New Roman" w:hAnsi="Times New Roman" w:cs="Times New Roman"/>
          <w:sz w:val="20"/>
          <w:szCs w:val="20"/>
        </w:rPr>
        <w:t xml:space="preserve"> as key predictors using LIME and SHAP.</w:t>
      </w:r>
    </w:p>
    <w:p w14:paraId="254E1365" w14:textId="77777777" w:rsidR="00AE58E7" w:rsidRPr="00AE58E7" w:rsidRDefault="00AE58E7" w:rsidP="00AE58E7">
      <w:pPr>
        <w:numPr>
          <w:ilvl w:val="0"/>
          <w:numId w:val="37"/>
        </w:numPr>
        <w:spacing w:after="0"/>
        <w:jc w:val="both"/>
        <w:rPr>
          <w:rFonts w:ascii="Times New Roman" w:hAnsi="Times New Roman" w:cs="Times New Roman"/>
          <w:sz w:val="20"/>
          <w:szCs w:val="20"/>
        </w:rPr>
      </w:pPr>
      <w:r w:rsidRPr="00AE58E7">
        <w:rPr>
          <w:rFonts w:ascii="Times New Roman" w:hAnsi="Times New Roman" w:cs="Times New Roman"/>
          <w:b/>
          <w:bCs/>
          <w:sz w:val="20"/>
          <w:szCs w:val="20"/>
        </w:rPr>
        <w:t>Kumari, et.al. [5]</w:t>
      </w:r>
      <w:r w:rsidRPr="00AE58E7">
        <w:rPr>
          <w:rFonts w:ascii="Times New Roman" w:hAnsi="Times New Roman" w:cs="Times New Roman"/>
          <w:sz w:val="20"/>
          <w:szCs w:val="20"/>
        </w:rPr>
        <w:t xml:space="preserve"> and </w:t>
      </w:r>
      <w:r w:rsidRPr="00AE58E7">
        <w:rPr>
          <w:rFonts w:ascii="Times New Roman" w:hAnsi="Times New Roman" w:cs="Times New Roman"/>
          <w:b/>
          <w:bCs/>
          <w:sz w:val="20"/>
          <w:szCs w:val="20"/>
        </w:rPr>
        <w:t>Akinwumi, et.al. [4]</w:t>
      </w:r>
      <w:r w:rsidRPr="00AE58E7">
        <w:rPr>
          <w:rFonts w:ascii="Times New Roman" w:hAnsi="Times New Roman" w:cs="Times New Roman"/>
          <w:sz w:val="20"/>
          <w:szCs w:val="20"/>
        </w:rPr>
        <w:t xml:space="preserve"> both highlighted </w:t>
      </w:r>
      <w:r w:rsidRPr="00AE58E7">
        <w:rPr>
          <w:rFonts w:ascii="Times New Roman" w:hAnsi="Times New Roman" w:cs="Times New Roman"/>
          <w:b/>
          <w:bCs/>
          <w:sz w:val="20"/>
          <w:szCs w:val="20"/>
        </w:rPr>
        <w:t>age, average glucose level, and BMI</w:t>
      </w:r>
      <w:r w:rsidRPr="00AE58E7">
        <w:rPr>
          <w:rFonts w:ascii="Times New Roman" w:hAnsi="Times New Roman" w:cs="Times New Roman"/>
          <w:sz w:val="20"/>
          <w:szCs w:val="20"/>
        </w:rPr>
        <w:t xml:space="preserve"> as the most critical features.</w:t>
      </w:r>
    </w:p>
    <w:p w14:paraId="3F4ADDC3" w14:textId="77777777" w:rsidR="00AE58E7" w:rsidRPr="00AE58E7" w:rsidRDefault="00AE58E7" w:rsidP="00AE58E7">
      <w:pPr>
        <w:numPr>
          <w:ilvl w:val="0"/>
          <w:numId w:val="37"/>
        </w:numPr>
        <w:spacing w:after="0"/>
        <w:jc w:val="both"/>
        <w:rPr>
          <w:rFonts w:ascii="Times New Roman" w:hAnsi="Times New Roman" w:cs="Times New Roman"/>
          <w:sz w:val="20"/>
          <w:szCs w:val="20"/>
        </w:rPr>
      </w:pPr>
      <w:r w:rsidRPr="00AE58E7">
        <w:rPr>
          <w:rFonts w:ascii="Times New Roman" w:hAnsi="Times New Roman" w:cs="Times New Roman"/>
          <w:b/>
          <w:bCs/>
          <w:sz w:val="20"/>
          <w:szCs w:val="20"/>
        </w:rPr>
        <w:t>Saha, et.al. [10]</w:t>
      </w:r>
      <w:r w:rsidRPr="00AE58E7">
        <w:rPr>
          <w:rFonts w:ascii="Times New Roman" w:hAnsi="Times New Roman" w:cs="Times New Roman"/>
          <w:sz w:val="20"/>
          <w:szCs w:val="20"/>
        </w:rPr>
        <w:t xml:space="preserve"> also associated high stroke risk with </w:t>
      </w:r>
      <w:r w:rsidRPr="00AE58E7">
        <w:rPr>
          <w:rFonts w:ascii="Times New Roman" w:hAnsi="Times New Roman" w:cs="Times New Roman"/>
          <w:b/>
          <w:bCs/>
          <w:sz w:val="20"/>
          <w:szCs w:val="20"/>
        </w:rPr>
        <w:t>aging, BMI, glucose, and hypertension</w:t>
      </w:r>
      <w:r w:rsidRPr="00AE58E7">
        <w:rPr>
          <w:rFonts w:ascii="Times New Roman" w:hAnsi="Times New Roman" w:cs="Times New Roman"/>
          <w:sz w:val="20"/>
          <w:szCs w:val="20"/>
        </w:rPr>
        <w:t>.</w:t>
      </w:r>
    </w:p>
    <w:p w14:paraId="08381499" w14:textId="77777777" w:rsidR="00C56C76" w:rsidRDefault="00C56C76" w:rsidP="00AE58E7">
      <w:pPr>
        <w:spacing w:after="0"/>
        <w:jc w:val="both"/>
        <w:rPr>
          <w:rFonts w:ascii="Times New Roman" w:hAnsi="Times New Roman" w:cs="Times New Roman"/>
          <w:sz w:val="20"/>
          <w:szCs w:val="20"/>
        </w:rPr>
      </w:pPr>
      <w:r w:rsidRPr="00C56C76">
        <w:rPr>
          <w:rFonts w:ascii="Times New Roman" w:hAnsi="Times New Roman" w:cs="Times New Roman"/>
          <w:sz w:val="20"/>
          <w:szCs w:val="20"/>
        </w:rPr>
        <w:t>This high agreement in many independent studies is a great external validation of our model of feature selection and demonstrates that our models are of clinical interest.</w:t>
      </w:r>
    </w:p>
    <w:p w14:paraId="0633F353" w14:textId="77777777" w:rsidR="00C56C76" w:rsidRDefault="00C56C76" w:rsidP="00AE58E7">
      <w:pPr>
        <w:spacing w:after="0"/>
        <w:jc w:val="both"/>
        <w:rPr>
          <w:rFonts w:ascii="Times New Roman" w:hAnsi="Times New Roman" w:cs="Times New Roman"/>
          <w:sz w:val="20"/>
          <w:szCs w:val="20"/>
        </w:rPr>
      </w:pPr>
    </w:p>
    <w:p w14:paraId="10E6C114" w14:textId="6A7ADB17" w:rsidR="00AE58E7" w:rsidRPr="00AE58E7" w:rsidRDefault="00AE58E7" w:rsidP="00AE58E7">
      <w:pPr>
        <w:spacing w:after="0"/>
        <w:jc w:val="both"/>
        <w:rPr>
          <w:rFonts w:ascii="Times New Roman" w:hAnsi="Times New Roman" w:cs="Times New Roman"/>
          <w:b/>
          <w:bCs/>
          <w:sz w:val="20"/>
          <w:szCs w:val="20"/>
        </w:rPr>
      </w:pPr>
      <w:r w:rsidRPr="00AE58E7">
        <w:rPr>
          <w:rFonts w:ascii="Times New Roman" w:hAnsi="Times New Roman" w:cs="Times New Roman"/>
          <w:b/>
          <w:bCs/>
          <w:sz w:val="20"/>
          <w:szCs w:val="20"/>
        </w:rPr>
        <w:t>Limitations and Future Directions</w:t>
      </w:r>
    </w:p>
    <w:p w14:paraId="65EC2F1D" w14:textId="61AB5814" w:rsidR="00990449" w:rsidRDefault="00C56C76" w:rsidP="000F058F">
      <w:pPr>
        <w:spacing w:after="0"/>
        <w:jc w:val="both"/>
        <w:rPr>
          <w:rFonts w:ascii="Times New Roman" w:hAnsi="Times New Roman" w:cs="Times New Roman"/>
          <w:sz w:val="20"/>
          <w:szCs w:val="20"/>
        </w:rPr>
      </w:pPr>
      <w:r w:rsidRPr="00C56C76">
        <w:rPr>
          <w:rFonts w:ascii="Times New Roman" w:hAnsi="Times New Roman" w:cs="Times New Roman"/>
          <w:sz w:val="20"/>
          <w:szCs w:val="20"/>
        </w:rPr>
        <w:t>In line with the overall discipline, the present research has its weaknesses that open opportunities to future research. External, multi-</w:t>
      </w:r>
      <w:proofErr w:type="spellStart"/>
      <w:r w:rsidRPr="00C56C76">
        <w:rPr>
          <w:rFonts w:ascii="Times New Roman" w:hAnsi="Times New Roman" w:cs="Times New Roman"/>
          <w:sz w:val="20"/>
          <w:szCs w:val="20"/>
        </w:rPr>
        <w:t>center</w:t>
      </w:r>
      <w:proofErr w:type="spellEnd"/>
      <w:r w:rsidRPr="00C56C76">
        <w:rPr>
          <w:rFonts w:ascii="Times New Roman" w:hAnsi="Times New Roman" w:cs="Times New Roman"/>
          <w:sz w:val="20"/>
          <w:szCs w:val="20"/>
        </w:rPr>
        <w:t xml:space="preserve"> validation is another theme [2, 3, </w:t>
      </w:r>
      <w:proofErr w:type="gramStart"/>
      <w:r w:rsidRPr="00C56C76">
        <w:rPr>
          <w:rFonts w:ascii="Times New Roman" w:hAnsi="Times New Roman" w:cs="Times New Roman"/>
          <w:sz w:val="20"/>
          <w:szCs w:val="20"/>
        </w:rPr>
        <w:t>9</w:t>
      </w:r>
      <w:proofErr w:type="gramEnd"/>
      <w:r w:rsidRPr="00C56C76">
        <w:rPr>
          <w:rFonts w:ascii="Times New Roman" w:hAnsi="Times New Roman" w:cs="Times New Roman"/>
          <w:sz w:val="20"/>
          <w:szCs w:val="20"/>
        </w:rPr>
        <w:t xml:space="preserve">] to make sure that the model is generalized to more than a single dataset. Also, it has been established that the performance of boosting models is </w:t>
      </w:r>
      <w:proofErr w:type="spellStart"/>
      <w:r w:rsidRPr="00C56C76">
        <w:rPr>
          <w:rFonts w:ascii="Times New Roman" w:hAnsi="Times New Roman" w:cs="Times New Roman"/>
          <w:sz w:val="20"/>
          <w:szCs w:val="20"/>
        </w:rPr>
        <w:t>hyperparameter</w:t>
      </w:r>
      <w:proofErr w:type="spellEnd"/>
      <w:r w:rsidRPr="00C56C76">
        <w:rPr>
          <w:rFonts w:ascii="Times New Roman" w:hAnsi="Times New Roman" w:cs="Times New Roman"/>
          <w:sz w:val="20"/>
          <w:szCs w:val="20"/>
        </w:rPr>
        <w:t>-sensitive and the issue of class imbalance is a critical issue that applies to all the stroke prediction models [4, 5]. Summing up, this paper illustrates that both the Gradient Boosting and CNN models can attain a very high accuracy in multi-class stroke classification. Not only did the Gradient Boosting model perform the best, but it is also consistent with literature that indicated that the model is more reliable when predicting rare events. The utility of the model is validated by the key clinical predictors, which makes it a good candidate to develop it into a clinical decision support tool to diagnose early stroke and prioritize the risks.</w:t>
      </w:r>
    </w:p>
    <w:p w14:paraId="4BC27A31" w14:textId="77777777" w:rsidR="00990449" w:rsidRDefault="00990449" w:rsidP="000F058F">
      <w:pPr>
        <w:spacing w:after="0"/>
        <w:jc w:val="both"/>
        <w:rPr>
          <w:rFonts w:ascii="Times New Roman" w:hAnsi="Times New Roman" w:cs="Times New Roman"/>
          <w:sz w:val="20"/>
          <w:szCs w:val="20"/>
        </w:rPr>
        <w:sectPr w:rsidR="00990449" w:rsidSect="00A408DB">
          <w:type w:val="continuous"/>
          <w:pgSz w:w="11906" w:h="16838"/>
          <w:pgMar w:top="1077" w:right="737" w:bottom="2438" w:left="737" w:header="737" w:footer="567" w:gutter="0"/>
          <w:cols w:num="2" w:space="284"/>
          <w:docGrid w:linePitch="360"/>
        </w:sectPr>
      </w:pPr>
    </w:p>
    <w:p w14:paraId="416792A6" w14:textId="4BD0BFB8" w:rsidR="00990449" w:rsidRDefault="00990449" w:rsidP="00231C74">
      <w:pPr>
        <w:spacing w:after="0"/>
        <w:jc w:val="center"/>
        <w:rPr>
          <w:rFonts w:ascii="Times New Roman" w:hAnsi="Times New Roman" w:cs="Times New Roman"/>
          <w:sz w:val="20"/>
          <w:szCs w:val="20"/>
        </w:rPr>
      </w:pPr>
      <w:r w:rsidRPr="00990449">
        <w:rPr>
          <w:rFonts w:ascii="Times New Roman" w:hAnsi="Times New Roman" w:cs="Times New Roman"/>
          <w:noProof/>
          <w:sz w:val="20"/>
          <w:szCs w:val="20"/>
          <w:lang w:eastAsia="en-IN"/>
        </w:rPr>
        <w:lastRenderedPageBreak/>
        <w:drawing>
          <wp:inline distT="0" distB="0" distL="0" distR="0" wp14:anchorId="2E769960" wp14:editId="287DEE7A">
            <wp:extent cx="6553200" cy="1089660"/>
            <wp:effectExtent l="0" t="0" r="0" b="0"/>
            <wp:docPr id="205287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78819" name=""/>
                    <pic:cNvPicPr/>
                  </pic:nvPicPr>
                  <pic:blipFill>
                    <a:blip r:embed="rId20"/>
                    <a:stretch>
                      <a:fillRect/>
                    </a:stretch>
                  </pic:blipFill>
                  <pic:spPr>
                    <a:xfrm>
                      <a:off x="0" y="0"/>
                      <a:ext cx="6553200" cy="1089660"/>
                    </a:xfrm>
                    <a:prstGeom prst="rect">
                      <a:avLst/>
                    </a:prstGeom>
                  </pic:spPr>
                </pic:pic>
              </a:graphicData>
            </a:graphic>
          </wp:inline>
        </w:drawing>
      </w:r>
    </w:p>
    <w:p w14:paraId="6D8F1B5A" w14:textId="08AEFB54" w:rsidR="00990449" w:rsidRDefault="00990449" w:rsidP="00990449">
      <w:pPr>
        <w:spacing w:after="0"/>
        <w:jc w:val="center"/>
        <w:rPr>
          <w:rFonts w:ascii="Times New Roman" w:hAnsi="Times New Roman" w:cs="Times New Roman"/>
          <w:sz w:val="20"/>
          <w:szCs w:val="20"/>
        </w:rPr>
        <w:sectPr w:rsidR="00990449" w:rsidSect="00990449">
          <w:type w:val="continuous"/>
          <w:pgSz w:w="11906" w:h="16838"/>
          <w:pgMar w:top="1077" w:right="737" w:bottom="2438" w:left="737" w:header="737" w:footer="567" w:gutter="0"/>
          <w:cols w:space="284"/>
          <w:docGrid w:linePitch="360"/>
        </w:sectPr>
      </w:pPr>
      <w:proofErr w:type="gramStart"/>
      <w:r>
        <w:rPr>
          <w:rFonts w:ascii="Times New Roman" w:hAnsi="Times New Roman" w:cs="Times New Roman"/>
          <w:sz w:val="20"/>
          <w:szCs w:val="20"/>
        </w:rPr>
        <w:t>Figure :</w:t>
      </w:r>
      <w:proofErr w:type="gramEnd"/>
      <w:r>
        <w:rPr>
          <w:rFonts w:ascii="Times New Roman" w:hAnsi="Times New Roman" w:cs="Times New Roman"/>
          <w:sz w:val="20"/>
          <w:szCs w:val="20"/>
        </w:rPr>
        <w:t xml:space="preserve">  SHAP Global summary of GB Model</w:t>
      </w:r>
    </w:p>
    <w:p w14:paraId="26193E1D" w14:textId="16AED28F" w:rsidR="00990449" w:rsidRDefault="00990449" w:rsidP="000F058F">
      <w:pPr>
        <w:spacing w:after="0"/>
        <w:jc w:val="both"/>
        <w:rPr>
          <w:rFonts w:ascii="Times New Roman" w:hAnsi="Times New Roman" w:cs="Times New Roman"/>
          <w:sz w:val="20"/>
          <w:szCs w:val="20"/>
        </w:rPr>
        <w:sectPr w:rsidR="00990449" w:rsidSect="00990449">
          <w:type w:val="continuous"/>
          <w:pgSz w:w="11906" w:h="16838"/>
          <w:pgMar w:top="1077" w:right="737" w:bottom="2438" w:left="737" w:header="737" w:footer="567" w:gutter="0"/>
          <w:cols w:space="284"/>
          <w:docGrid w:linePitch="360"/>
        </w:sectPr>
      </w:pPr>
    </w:p>
    <w:p w14:paraId="3B94AE94" w14:textId="09B316B3" w:rsidR="00990449" w:rsidRDefault="00990449" w:rsidP="00990449">
      <w:pPr>
        <w:spacing w:after="0"/>
        <w:rPr>
          <w:rFonts w:ascii="Times New Roman" w:hAnsi="Times New Roman" w:cs="Times New Roman"/>
          <w:sz w:val="20"/>
          <w:szCs w:val="20"/>
        </w:rPr>
      </w:pPr>
      <w:r w:rsidRPr="00990449">
        <w:rPr>
          <w:rFonts w:ascii="Times New Roman" w:hAnsi="Times New Roman" w:cs="Times New Roman"/>
          <w:noProof/>
          <w:sz w:val="20"/>
          <w:szCs w:val="20"/>
          <w:lang w:eastAsia="en-IN"/>
        </w:rPr>
        <w:lastRenderedPageBreak/>
        <w:drawing>
          <wp:inline distT="0" distB="0" distL="0" distR="0" wp14:anchorId="367A755E" wp14:editId="2ADE0279">
            <wp:extent cx="6624320" cy="1173480"/>
            <wp:effectExtent l="0" t="0" r="5080" b="7620"/>
            <wp:docPr id="191797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75301" name=""/>
                    <pic:cNvPicPr/>
                  </pic:nvPicPr>
                  <pic:blipFill>
                    <a:blip r:embed="rId21"/>
                    <a:stretch>
                      <a:fillRect/>
                    </a:stretch>
                  </pic:blipFill>
                  <pic:spPr>
                    <a:xfrm>
                      <a:off x="0" y="0"/>
                      <a:ext cx="6624320" cy="1173480"/>
                    </a:xfrm>
                    <a:prstGeom prst="rect">
                      <a:avLst/>
                    </a:prstGeom>
                  </pic:spPr>
                </pic:pic>
              </a:graphicData>
            </a:graphic>
          </wp:inline>
        </w:drawing>
      </w:r>
    </w:p>
    <w:p w14:paraId="2E870EF5" w14:textId="77777777" w:rsidR="00990449" w:rsidRDefault="00990449" w:rsidP="00990449">
      <w:pPr>
        <w:spacing w:after="0"/>
        <w:jc w:val="center"/>
        <w:rPr>
          <w:rFonts w:ascii="Times New Roman" w:hAnsi="Times New Roman" w:cs="Times New Roman"/>
          <w:sz w:val="20"/>
          <w:szCs w:val="20"/>
        </w:rPr>
      </w:pPr>
      <w:r>
        <w:rPr>
          <w:rFonts w:ascii="Times New Roman" w:hAnsi="Times New Roman" w:cs="Times New Roman"/>
          <w:sz w:val="20"/>
          <w:szCs w:val="20"/>
        </w:rPr>
        <w:t>Figure:  SHAP Global summary of CNN Model</w:t>
      </w:r>
    </w:p>
    <w:p w14:paraId="04DD95F1" w14:textId="77777777" w:rsidR="00990449" w:rsidRDefault="00990449" w:rsidP="00990449">
      <w:pPr>
        <w:spacing w:after="0"/>
        <w:jc w:val="center"/>
        <w:rPr>
          <w:rFonts w:ascii="Times New Roman" w:hAnsi="Times New Roman" w:cs="Times New Roman"/>
          <w:sz w:val="20"/>
          <w:szCs w:val="20"/>
        </w:rPr>
      </w:pPr>
    </w:p>
    <w:p w14:paraId="53ED0E2E" w14:textId="192B58DF" w:rsidR="00990449" w:rsidRDefault="00990449" w:rsidP="00990449">
      <w:pPr>
        <w:spacing w:after="0"/>
        <w:rPr>
          <w:rFonts w:ascii="Times New Roman" w:hAnsi="Times New Roman" w:cs="Times New Roman"/>
          <w:sz w:val="20"/>
          <w:szCs w:val="20"/>
        </w:rPr>
        <w:sectPr w:rsidR="00990449" w:rsidSect="00990449">
          <w:type w:val="continuous"/>
          <w:pgSz w:w="11906" w:h="16838"/>
          <w:pgMar w:top="1077" w:right="737" w:bottom="2438" w:left="737" w:header="737" w:footer="567" w:gutter="0"/>
          <w:cols w:space="284"/>
          <w:docGrid w:linePitch="360"/>
        </w:sectPr>
      </w:pPr>
    </w:p>
    <w:p w14:paraId="4845E662" w14:textId="77777777" w:rsidR="00990449" w:rsidRDefault="00990449" w:rsidP="00990449">
      <w:pPr>
        <w:spacing w:after="0"/>
        <w:jc w:val="both"/>
        <w:rPr>
          <w:rFonts w:ascii="Times New Roman" w:hAnsi="Times New Roman" w:cs="Times New Roman"/>
          <w:sz w:val="20"/>
          <w:szCs w:val="20"/>
        </w:rPr>
        <w:sectPr w:rsidR="00990449" w:rsidSect="00990449">
          <w:type w:val="continuous"/>
          <w:pgSz w:w="11906" w:h="16838"/>
          <w:pgMar w:top="1077" w:right="737" w:bottom="2438" w:left="737" w:header="737" w:footer="567" w:gutter="0"/>
          <w:cols w:space="284"/>
          <w:docGrid w:linePitch="360"/>
        </w:sectPr>
      </w:pPr>
    </w:p>
    <w:p w14:paraId="13156FD3" w14:textId="55FDBE0F" w:rsidR="00990449" w:rsidRDefault="00561B93" w:rsidP="00561B93">
      <w:pPr>
        <w:spacing w:after="0"/>
        <w:jc w:val="center"/>
        <w:rPr>
          <w:rFonts w:ascii="Times New Roman" w:hAnsi="Times New Roman" w:cs="Times New Roman"/>
          <w:sz w:val="20"/>
          <w:szCs w:val="20"/>
        </w:rPr>
      </w:pPr>
      <w:r>
        <w:rPr>
          <w:rFonts w:ascii="Times New Roman" w:hAnsi="Times New Roman" w:cs="Times New Roman"/>
          <w:sz w:val="20"/>
          <w:szCs w:val="20"/>
        </w:rPr>
        <w:lastRenderedPageBreak/>
        <w:t xml:space="preserve">VI. </w:t>
      </w:r>
      <w:r w:rsidR="00990449">
        <w:rPr>
          <w:rFonts w:ascii="Times New Roman" w:hAnsi="Times New Roman" w:cs="Times New Roman"/>
          <w:sz w:val="20"/>
          <w:szCs w:val="20"/>
        </w:rPr>
        <w:t>CONCLUSION</w:t>
      </w:r>
    </w:p>
    <w:p w14:paraId="5B630E14" w14:textId="77777777" w:rsidR="00990449" w:rsidRDefault="00990449" w:rsidP="00561B93">
      <w:pPr>
        <w:spacing w:after="0"/>
        <w:jc w:val="both"/>
        <w:rPr>
          <w:rFonts w:ascii="Times New Roman" w:hAnsi="Times New Roman" w:cs="Times New Roman"/>
          <w:sz w:val="20"/>
          <w:szCs w:val="20"/>
        </w:rPr>
      </w:pPr>
    </w:p>
    <w:p w14:paraId="5F50564C" w14:textId="77777777" w:rsidR="00D91E50" w:rsidRPr="00D91E50" w:rsidRDefault="00561B93" w:rsidP="00D91E50">
      <w:pPr>
        <w:spacing w:after="0"/>
        <w:jc w:val="both"/>
        <w:rPr>
          <w:rFonts w:ascii="Times New Roman" w:hAnsi="Times New Roman" w:cs="Times New Roman"/>
          <w:sz w:val="20"/>
          <w:szCs w:val="20"/>
        </w:rPr>
      </w:pPr>
      <w:r w:rsidRPr="00561B93">
        <w:rPr>
          <w:rFonts w:ascii="Times New Roman" w:hAnsi="Times New Roman" w:cs="Times New Roman"/>
          <w:sz w:val="20"/>
          <w:szCs w:val="20"/>
        </w:rPr>
        <w:t xml:space="preserve">The discussion highlights that both Gradient Boosting and CNN models achieved outstanding results in 4-class stroke classification, with Gradient Boosting delivering the highest accuracy (98.25%) and demonstrating greater reliability in detecting minority stroke cases, making it clinically more impactful than CNN. </w:t>
      </w:r>
      <w:r w:rsidR="00D91E50" w:rsidRPr="00D91E50">
        <w:rPr>
          <w:rFonts w:ascii="Times New Roman" w:hAnsi="Times New Roman" w:cs="Times New Roman"/>
          <w:sz w:val="20"/>
          <w:szCs w:val="20"/>
        </w:rPr>
        <w:t xml:space="preserve">While​‍​‌‍​‍‌​‍​‌‍​‍‌ literature shows mixed results in the comparison of deep-learning and ensemble models, our findings are in line with those studies that emphasize the power of boosting methods to deal with the lack of information in the training set as well as in the imbalanced medical dataset of rare events. The agreement of the top clinical predictors from multiple studies (age, glucose level, BMI, hypertension, heart disease) not only helps the feature selection of our models but also to the clinical relevance of these features. The present investigation thus sets a novel benchmark for stroke prediction accuracy and gives more grounds for the machine learning models' practical application in clinical decision support. Moreover, the next phase of this research should be </w:t>
      </w:r>
      <w:proofErr w:type="spellStart"/>
      <w:r w:rsidR="00D91E50" w:rsidRPr="00D91E50">
        <w:rPr>
          <w:rFonts w:ascii="Times New Roman" w:hAnsi="Times New Roman" w:cs="Times New Roman"/>
          <w:sz w:val="20"/>
          <w:szCs w:val="20"/>
        </w:rPr>
        <w:t>centered</w:t>
      </w:r>
      <w:proofErr w:type="spellEnd"/>
      <w:r w:rsidR="00D91E50" w:rsidRPr="00D91E50">
        <w:rPr>
          <w:rFonts w:ascii="Times New Roman" w:hAnsi="Times New Roman" w:cs="Times New Roman"/>
          <w:sz w:val="20"/>
          <w:szCs w:val="20"/>
        </w:rPr>
        <w:t xml:space="preserve"> on external and multi-</w:t>
      </w:r>
      <w:proofErr w:type="spellStart"/>
      <w:r w:rsidR="00D91E50" w:rsidRPr="00D91E50">
        <w:rPr>
          <w:rFonts w:ascii="Times New Roman" w:hAnsi="Times New Roman" w:cs="Times New Roman"/>
          <w:sz w:val="20"/>
          <w:szCs w:val="20"/>
        </w:rPr>
        <w:t>center</w:t>
      </w:r>
      <w:proofErr w:type="spellEnd"/>
      <w:r w:rsidR="00D91E50" w:rsidRPr="00D91E50">
        <w:rPr>
          <w:rFonts w:ascii="Times New Roman" w:hAnsi="Times New Roman" w:cs="Times New Roman"/>
          <w:sz w:val="20"/>
          <w:szCs w:val="20"/>
        </w:rPr>
        <w:t xml:space="preserve"> validation of the models as well as the enhancement of the models' generalizability, while their performance can still be optimized for a potential integration in clinical settings occurring in the real world.</w:t>
      </w:r>
    </w:p>
    <w:p w14:paraId="280B9BD2" w14:textId="77777777" w:rsidR="00D91E50" w:rsidRPr="00D91E50" w:rsidRDefault="00D91E50" w:rsidP="00D91E50">
      <w:pPr>
        <w:spacing w:after="0"/>
        <w:jc w:val="both"/>
        <w:rPr>
          <w:rFonts w:ascii="Times New Roman" w:hAnsi="Times New Roman" w:cs="Times New Roman"/>
          <w:sz w:val="20"/>
          <w:szCs w:val="20"/>
        </w:rPr>
      </w:pPr>
      <w:r w:rsidRPr="00D91E50">
        <w:rPr>
          <w:rFonts w:ascii="Times New Roman" w:hAnsi="Times New Roman" w:cs="Times New Roman"/>
          <w:sz w:val="20"/>
          <w:szCs w:val="20"/>
        </w:rPr>
        <w:t xml:space="preserve">The performance of both models is also a testament to the success of the employed data preprocessing, feature selection, and algorithm optimization techniques in the work of stroke prediction. The superior performance of the gradient boosting method can mainly be attributed to its very precise mechanism of reducing the residual error in each iteration, thus it proposes that this might be a viable framework for handling tabular </w:t>
      </w:r>
      <w:r w:rsidRPr="00D91E50">
        <w:rPr>
          <w:rFonts w:ascii="Times New Roman" w:hAnsi="Times New Roman" w:cs="Times New Roman"/>
          <w:sz w:val="20"/>
          <w:szCs w:val="20"/>
        </w:rPr>
        <w:lastRenderedPageBreak/>
        <w:t>medical data. The CNN model adeptly captures feature interdependencies in the data at various hierarchical levels and is also capable of leveraging deep learning for medical risk estimation.</w:t>
      </w:r>
    </w:p>
    <w:p w14:paraId="301E30D4" w14:textId="60658494" w:rsidR="0098311E" w:rsidRDefault="00D91E50" w:rsidP="00D91E50">
      <w:pPr>
        <w:spacing w:after="0"/>
        <w:jc w:val="both"/>
        <w:rPr>
          <w:rFonts w:ascii="Times New Roman" w:hAnsi="Times New Roman" w:cs="Times New Roman"/>
          <w:b/>
          <w:bCs/>
          <w:sz w:val="20"/>
          <w:szCs w:val="20"/>
        </w:rPr>
      </w:pPr>
      <w:r w:rsidRPr="00D91E50">
        <w:rPr>
          <w:rFonts w:ascii="Times New Roman" w:hAnsi="Times New Roman" w:cs="Times New Roman"/>
          <w:sz w:val="20"/>
          <w:szCs w:val="20"/>
        </w:rPr>
        <w:t xml:space="preserve">Firstly, we proved that deep-learning and conformity-diagnosis ensemble models can accurately classify the four distinct stroke categories, No Stroke, Ischemic, </w:t>
      </w:r>
      <w:proofErr w:type="spellStart"/>
      <w:r w:rsidRPr="00D91E50">
        <w:rPr>
          <w:rFonts w:ascii="Times New Roman" w:hAnsi="Times New Roman" w:cs="Times New Roman"/>
          <w:sz w:val="20"/>
          <w:szCs w:val="20"/>
        </w:rPr>
        <w:t>Hemorrhagic</w:t>
      </w:r>
      <w:proofErr w:type="spellEnd"/>
      <w:r w:rsidRPr="00D91E50">
        <w:rPr>
          <w:rFonts w:ascii="Times New Roman" w:hAnsi="Times New Roman" w:cs="Times New Roman"/>
          <w:sz w:val="20"/>
          <w:szCs w:val="20"/>
        </w:rPr>
        <w:t>, and TIA, thereby suggesting that clinical parameters, including age, hypertension, glucose level, heart disease, and BMI, can be used as predictive features for stroking diagnosis and function ​‍​‌‍​‍‌​‍​‌‍​‍‌type.</w:t>
      </w:r>
    </w:p>
    <w:p w14:paraId="112BFB16" w14:textId="1EBF5D48" w:rsidR="00C41E5A" w:rsidRPr="00D91E50" w:rsidRDefault="00C41E5A" w:rsidP="00D91E50">
      <w:pPr>
        <w:spacing w:after="0"/>
        <w:jc w:val="both"/>
        <w:rPr>
          <w:rFonts w:ascii="Times New Roman" w:hAnsi="Times New Roman" w:cs="Times New Roman"/>
          <w:sz w:val="20"/>
          <w:szCs w:val="20"/>
          <w:lang w:val="en-US"/>
        </w:rPr>
      </w:pPr>
    </w:p>
    <w:p w14:paraId="6933F24D" w14:textId="77777777" w:rsidR="006058EF" w:rsidRDefault="006058EF" w:rsidP="00C41E5A">
      <w:pPr>
        <w:spacing w:after="0"/>
        <w:jc w:val="center"/>
        <w:rPr>
          <w:rFonts w:ascii="Times New Roman" w:hAnsi="Times New Roman" w:cs="Times New Roman"/>
          <w:sz w:val="20"/>
          <w:szCs w:val="20"/>
        </w:rPr>
      </w:pPr>
      <w:r w:rsidRPr="006058EF">
        <w:rPr>
          <w:rFonts w:ascii="Times New Roman" w:hAnsi="Times New Roman" w:cs="Times New Roman"/>
          <w:sz w:val="20"/>
          <w:szCs w:val="20"/>
        </w:rPr>
        <w:t xml:space="preserve">VII. DATAAVAILABILITY </w:t>
      </w:r>
    </w:p>
    <w:p w14:paraId="180C7E1C" w14:textId="77777777" w:rsidR="006058EF" w:rsidRDefault="006058EF" w:rsidP="00C41E5A">
      <w:pPr>
        <w:spacing w:after="0"/>
        <w:jc w:val="center"/>
        <w:rPr>
          <w:rFonts w:ascii="Times New Roman" w:hAnsi="Times New Roman" w:cs="Times New Roman"/>
          <w:sz w:val="20"/>
          <w:szCs w:val="20"/>
        </w:rPr>
      </w:pPr>
    </w:p>
    <w:p w14:paraId="23B5498E" w14:textId="52F24273" w:rsidR="006058EF" w:rsidRPr="006058EF" w:rsidRDefault="006058EF" w:rsidP="006058EF">
      <w:pPr>
        <w:spacing w:after="0"/>
        <w:jc w:val="both"/>
        <w:rPr>
          <w:rFonts w:ascii="Times New Roman" w:hAnsi="Times New Roman" w:cs="Times New Roman"/>
          <w:b/>
          <w:bCs/>
          <w:sz w:val="20"/>
          <w:szCs w:val="20"/>
        </w:rPr>
      </w:pPr>
      <w:r w:rsidRPr="006058EF">
        <w:rPr>
          <w:rFonts w:ascii="Times New Roman" w:hAnsi="Times New Roman" w:cs="Times New Roman"/>
          <w:sz w:val="20"/>
          <w:szCs w:val="20"/>
        </w:rPr>
        <w:t xml:space="preserve">The 'Stroke prediction dataset' used for research </w:t>
      </w:r>
      <w:r>
        <w:rPr>
          <w:rFonts w:ascii="Times New Roman" w:hAnsi="Times New Roman" w:cs="Times New Roman"/>
          <w:sz w:val="20"/>
          <w:szCs w:val="20"/>
        </w:rPr>
        <w:t xml:space="preserve"> </w:t>
      </w:r>
      <w:r w:rsidRPr="006058EF">
        <w:rPr>
          <w:rFonts w:ascii="Times New Roman" w:hAnsi="Times New Roman" w:cs="Times New Roman"/>
          <w:sz w:val="20"/>
          <w:szCs w:val="20"/>
        </w:rPr>
        <w:t>implementation</w:t>
      </w:r>
      <w:r>
        <w:rPr>
          <w:rFonts w:ascii="Times New Roman" w:hAnsi="Times New Roman" w:cs="Times New Roman"/>
          <w:sz w:val="20"/>
          <w:szCs w:val="20"/>
        </w:rPr>
        <w:t xml:space="preserve"> is  </w:t>
      </w:r>
      <w:r w:rsidRPr="006058EF">
        <w:rPr>
          <w:rFonts w:ascii="Times New Roman" w:hAnsi="Times New Roman" w:cs="Times New Roman"/>
          <w:sz w:val="20"/>
          <w:szCs w:val="20"/>
        </w:rPr>
        <w:t>available</w:t>
      </w:r>
      <w:r>
        <w:rPr>
          <w:rFonts w:ascii="Times New Roman" w:hAnsi="Times New Roman" w:cs="Times New Roman"/>
          <w:sz w:val="20"/>
          <w:szCs w:val="20"/>
        </w:rPr>
        <w:t xml:space="preserve"> </w:t>
      </w:r>
      <w:r w:rsidRPr="006058EF">
        <w:rPr>
          <w:rFonts w:ascii="Times New Roman" w:hAnsi="Times New Roman" w:cs="Times New Roman"/>
          <w:sz w:val="20"/>
          <w:szCs w:val="20"/>
        </w:rPr>
        <w:t>online</w:t>
      </w:r>
      <w:r>
        <w:rPr>
          <w:rFonts w:ascii="Times New Roman" w:hAnsi="Times New Roman" w:cs="Times New Roman"/>
          <w:sz w:val="20"/>
          <w:szCs w:val="20"/>
        </w:rPr>
        <w:t xml:space="preserve"> </w:t>
      </w:r>
      <w:r w:rsidRPr="006058EF">
        <w:rPr>
          <w:rFonts w:ascii="Times New Roman" w:hAnsi="Times New Roman" w:cs="Times New Roman"/>
          <w:sz w:val="20"/>
          <w:szCs w:val="20"/>
        </w:rPr>
        <w:t>at</w:t>
      </w:r>
      <w:r>
        <w:rPr>
          <w:rFonts w:ascii="Times New Roman" w:hAnsi="Times New Roman" w:cs="Times New Roman"/>
          <w:sz w:val="20"/>
          <w:szCs w:val="20"/>
        </w:rPr>
        <w:t xml:space="preserve"> in </w:t>
      </w:r>
      <w:hyperlink r:id="rId22" w:history="1">
        <w:r w:rsidRPr="006058EF">
          <w:rPr>
            <w:rStyle w:val="Hyperlink"/>
            <w:rFonts w:ascii="Times New Roman" w:hAnsi="Times New Roman" w:cs="Times New Roman"/>
            <w:sz w:val="20"/>
            <w:szCs w:val="20"/>
          </w:rPr>
          <w:t>https://www.kaggle.com/datasets/rudramanijoshi/main-three-types-of-brain-stroke-diagnosed-dataset</w:t>
        </w:r>
      </w:hyperlink>
      <w:r w:rsidRPr="006058EF">
        <w:rPr>
          <w:rFonts w:ascii="Times New Roman" w:hAnsi="Times New Roman" w:cs="Times New Roman"/>
          <w:sz w:val="20"/>
          <w:szCs w:val="20"/>
        </w:rPr>
        <w:t>.</w:t>
      </w:r>
    </w:p>
    <w:p w14:paraId="7CC3D562" w14:textId="77777777" w:rsidR="006058EF" w:rsidRDefault="006058EF" w:rsidP="006058EF">
      <w:pPr>
        <w:spacing w:after="0"/>
        <w:rPr>
          <w:rFonts w:ascii="Times New Roman" w:hAnsi="Times New Roman" w:cs="Times New Roman"/>
          <w:sz w:val="20"/>
          <w:szCs w:val="20"/>
          <w:lang w:val="en-US"/>
        </w:rPr>
      </w:pPr>
    </w:p>
    <w:p w14:paraId="077CF856" w14:textId="37380FD3" w:rsidR="00561B93" w:rsidRDefault="00C41E5A" w:rsidP="00C41E5A">
      <w:pPr>
        <w:spacing w:after="0"/>
        <w:jc w:val="center"/>
        <w:rPr>
          <w:rFonts w:ascii="Times New Roman" w:hAnsi="Times New Roman" w:cs="Times New Roman"/>
          <w:sz w:val="20"/>
          <w:szCs w:val="20"/>
          <w:lang w:val="en-US"/>
        </w:rPr>
      </w:pPr>
      <w:r w:rsidRPr="00C41E5A">
        <w:rPr>
          <w:rFonts w:ascii="Times New Roman" w:hAnsi="Times New Roman" w:cs="Times New Roman"/>
          <w:sz w:val="20"/>
          <w:szCs w:val="20"/>
          <w:lang w:val="en-US"/>
        </w:rPr>
        <w:t>REFERENCES</w:t>
      </w:r>
    </w:p>
    <w:p w14:paraId="7034BCEF" w14:textId="77777777" w:rsidR="00C41E5A" w:rsidRPr="00C41E5A" w:rsidRDefault="00C41E5A" w:rsidP="00C41E5A">
      <w:pPr>
        <w:spacing w:after="0"/>
        <w:jc w:val="center"/>
        <w:rPr>
          <w:rFonts w:ascii="Times New Roman" w:hAnsi="Times New Roman" w:cs="Times New Roman"/>
          <w:sz w:val="20"/>
          <w:szCs w:val="20"/>
          <w:lang w:val="en-US"/>
        </w:rPr>
      </w:pPr>
    </w:p>
    <w:p w14:paraId="78DE2B69" w14:textId="2CB7E616" w:rsidR="003A2C34" w:rsidRPr="003A2C34" w:rsidRDefault="00561B93" w:rsidP="003A2C34">
      <w:pPr>
        <w:spacing w:after="0"/>
        <w:ind w:left="720" w:hanging="720"/>
        <w:jc w:val="both"/>
        <w:rPr>
          <w:rFonts w:ascii="Times New Roman" w:hAnsi="Times New Roman" w:cs="Times New Roman"/>
          <w:sz w:val="20"/>
          <w:szCs w:val="20"/>
          <w:lang w:val="en-US"/>
        </w:rPr>
      </w:pPr>
      <w:bookmarkStart w:id="2" w:name="ref1"/>
      <w:r w:rsidRPr="00561B93">
        <w:rPr>
          <w:rFonts w:ascii="Times New Roman" w:hAnsi="Times New Roman" w:cs="Times New Roman"/>
          <w:sz w:val="20"/>
          <w:szCs w:val="20"/>
          <w:lang w:val="en-US"/>
        </w:rPr>
        <w:t xml:space="preserve">[1] </w:t>
      </w:r>
      <w:bookmarkEnd w:id="2"/>
      <w:r w:rsidRPr="00561B93">
        <w:rPr>
          <w:rFonts w:ascii="Times New Roman" w:hAnsi="Times New Roman" w:cs="Times New Roman"/>
          <w:sz w:val="20"/>
          <w:szCs w:val="20"/>
          <w:lang w:val="en-US"/>
        </w:rPr>
        <w:t xml:space="preserve">    </w:t>
      </w:r>
      <w:r w:rsidRPr="00561B93">
        <w:rPr>
          <w:rFonts w:ascii="Times New Roman" w:hAnsi="Times New Roman" w:cs="Times New Roman"/>
          <w:sz w:val="20"/>
          <w:szCs w:val="20"/>
          <w:lang w:val="en-US"/>
        </w:rPr>
        <w:tab/>
      </w:r>
      <w:r w:rsidR="003A2C34" w:rsidRPr="00084B49">
        <w:rPr>
          <w:rFonts w:ascii="Times New Roman" w:hAnsi="Times New Roman" w:cs="Times New Roman"/>
          <w:sz w:val="20"/>
          <w:szCs w:val="20"/>
        </w:rPr>
        <w:t>S. Chen, Z. Xu, J. Yin, H. Gu, Y. Shi, C. Guo, X. Meng, H. Li, X. Huang, Y. Jiang, and Y. Wang,</w:t>
      </w:r>
      <w:r w:rsidR="003A2C34" w:rsidRPr="00084B49">
        <w:rPr>
          <w:rFonts w:ascii="Times New Roman" w:hAnsi="Times New Roman" w:cs="Times New Roman"/>
          <w:sz w:val="20"/>
          <w:szCs w:val="20"/>
        </w:rPr>
        <w:br/>
        <w:t xml:space="preserve">“Predicting functional outcome in ischemic stroke patients using genetic, environmental, and clinical factors: A machine learning analysis of population-based prospective cohort study,” </w:t>
      </w:r>
      <w:r w:rsidR="003A2C34" w:rsidRPr="00084B49">
        <w:rPr>
          <w:rFonts w:ascii="Times New Roman" w:hAnsi="Times New Roman" w:cs="Times New Roman"/>
          <w:i/>
          <w:iCs/>
          <w:sz w:val="20"/>
          <w:szCs w:val="20"/>
        </w:rPr>
        <w:t>Briefings in Bioinformatics</w:t>
      </w:r>
      <w:r w:rsidR="003A2C34" w:rsidRPr="00084B49">
        <w:rPr>
          <w:rFonts w:ascii="Times New Roman" w:hAnsi="Times New Roman" w:cs="Times New Roman"/>
          <w:sz w:val="20"/>
          <w:szCs w:val="20"/>
        </w:rPr>
        <w:t>, vol. 25, no. 6, bbae487, 2024,</w:t>
      </w:r>
    </w:p>
    <w:p w14:paraId="7E344D7B" w14:textId="77777777" w:rsidR="003A2C34" w:rsidRDefault="003A2C34" w:rsidP="003A2C34">
      <w:pPr>
        <w:spacing w:after="0"/>
        <w:ind w:left="720"/>
        <w:jc w:val="both"/>
        <w:rPr>
          <w:rFonts w:ascii="Times New Roman" w:hAnsi="Times New Roman" w:cs="Times New Roman"/>
          <w:sz w:val="20"/>
          <w:szCs w:val="20"/>
          <w:lang w:val="en-US"/>
        </w:rPr>
      </w:pPr>
      <w:proofErr w:type="spellStart"/>
      <w:r w:rsidRPr="00561B93">
        <w:rPr>
          <w:rFonts w:ascii="Times New Roman" w:hAnsi="Times New Roman" w:cs="Times New Roman"/>
          <w:sz w:val="20"/>
          <w:szCs w:val="20"/>
          <w:lang w:val="en-US"/>
        </w:rPr>
        <w:t>doi</w:t>
      </w:r>
      <w:proofErr w:type="spellEnd"/>
      <w:r w:rsidRPr="00561B93">
        <w:rPr>
          <w:rFonts w:ascii="Times New Roman" w:hAnsi="Times New Roman" w:cs="Times New Roman"/>
          <w:sz w:val="20"/>
          <w:szCs w:val="20"/>
          <w:lang w:val="en-US"/>
        </w:rPr>
        <w:t>:</w:t>
      </w:r>
      <w:r w:rsidRPr="00084B49">
        <w:t xml:space="preserve"> </w:t>
      </w:r>
      <w:r w:rsidRPr="00084B49">
        <w:rPr>
          <w:rFonts w:ascii="Times New Roman" w:hAnsi="Times New Roman" w:cs="Times New Roman"/>
          <w:sz w:val="20"/>
          <w:szCs w:val="20"/>
        </w:rPr>
        <w:t>10.1093/bib/bbae487</w:t>
      </w:r>
      <w:r>
        <w:rPr>
          <w:rFonts w:ascii="Times New Roman" w:hAnsi="Times New Roman" w:cs="Times New Roman"/>
          <w:sz w:val="20"/>
          <w:szCs w:val="20"/>
        </w:rPr>
        <w:t>.</w:t>
      </w:r>
    </w:p>
    <w:p w14:paraId="0477CFD9" w14:textId="77777777" w:rsidR="00561B93" w:rsidRPr="00561B93" w:rsidRDefault="00561B93" w:rsidP="00561B93">
      <w:pPr>
        <w:spacing w:after="0"/>
        <w:jc w:val="both"/>
        <w:rPr>
          <w:rFonts w:ascii="Times New Roman" w:hAnsi="Times New Roman" w:cs="Times New Roman"/>
          <w:sz w:val="20"/>
          <w:szCs w:val="20"/>
          <w:lang w:val="en-US"/>
        </w:rPr>
      </w:pPr>
    </w:p>
    <w:p w14:paraId="790C66DE" w14:textId="77777777" w:rsidR="003A2C34" w:rsidRPr="00561B93" w:rsidRDefault="00561B93" w:rsidP="003A2C34">
      <w:pPr>
        <w:spacing w:after="0"/>
        <w:ind w:left="720" w:hanging="720"/>
        <w:jc w:val="both"/>
        <w:rPr>
          <w:rFonts w:ascii="Times New Roman" w:hAnsi="Times New Roman" w:cs="Times New Roman"/>
          <w:sz w:val="20"/>
          <w:szCs w:val="20"/>
          <w:lang w:val="en-US"/>
        </w:rPr>
      </w:pPr>
      <w:bookmarkStart w:id="3" w:name="ref2"/>
      <w:r w:rsidRPr="00561B93">
        <w:rPr>
          <w:rFonts w:ascii="Times New Roman" w:hAnsi="Times New Roman" w:cs="Times New Roman"/>
          <w:sz w:val="20"/>
          <w:szCs w:val="20"/>
          <w:lang w:val="en-US"/>
        </w:rPr>
        <w:lastRenderedPageBreak/>
        <w:t>[2]</w:t>
      </w:r>
      <w:bookmarkEnd w:id="3"/>
      <w:r w:rsidRPr="00561B93">
        <w:rPr>
          <w:rFonts w:ascii="Times New Roman" w:hAnsi="Times New Roman" w:cs="Times New Roman"/>
          <w:sz w:val="20"/>
          <w:szCs w:val="20"/>
          <w:lang w:val="en-US"/>
        </w:rPr>
        <w:tab/>
      </w:r>
      <w:r w:rsidR="003A2C34" w:rsidRPr="00561B93">
        <w:rPr>
          <w:rFonts w:ascii="Times New Roman" w:hAnsi="Times New Roman" w:cs="Times New Roman"/>
          <w:sz w:val="20"/>
          <w:szCs w:val="20"/>
          <w:lang w:val="en-US"/>
        </w:rPr>
        <w:t xml:space="preserve">Sharma, C., Anooja, A., Kishore, J., &amp; Bhardwaj, V., "Optimizing Stroke Diagnosis: Application of Machine Learning Algorithms for Early Detection," </w:t>
      </w:r>
      <w:r w:rsidR="003A2C34" w:rsidRPr="00561B93">
        <w:rPr>
          <w:rFonts w:ascii="Times New Roman" w:hAnsi="Times New Roman" w:cs="Times New Roman"/>
          <w:i/>
          <w:iCs/>
          <w:sz w:val="20"/>
          <w:szCs w:val="20"/>
          <w:lang w:val="en-US"/>
        </w:rPr>
        <w:t xml:space="preserve">Proc. Int. Conf. Multi-Agent Syst. Collaborative </w:t>
      </w:r>
      <w:proofErr w:type="spellStart"/>
      <w:r w:rsidR="003A2C34" w:rsidRPr="00561B93">
        <w:rPr>
          <w:rFonts w:ascii="Times New Roman" w:hAnsi="Times New Roman" w:cs="Times New Roman"/>
          <w:i/>
          <w:iCs/>
          <w:sz w:val="20"/>
          <w:szCs w:val="20"/>
          <w:lang w:val="en-US"/>
        </w:rPr>
        <w:t>Intell</w:t>
      </w:r>
      <w:proofErr w:type="spellEnd"/>
      <w:r w:rsidR="003A2C34" w:rsidRPr="00561B93">
        <w:rPr>
          <w:rFonts w:ascii="Times New Roman" w:hAnsi="Times New Roman" w:cs="Times New Roman"/>
          <w:i/>
          <w:iCs/>
          <w:sz w:val="20"/>
          <w:szCs w:val="20"/>
          <w:lang w:val="en-US"/>
        </w:rPr>
        <w:t>. (ICMSCI)</w:t>
      </w:r>
      <w:r w:rsidR="003A2C34" w:rsidRPr="00561B93">
        <w:rPr>
          <w:rFonts w:ascii="Times New Roman" w:hAnsi="Times New Roman" w:cs="Times New Roman"/>
          <w:sz w:val="20"/>
          <w:szCs w:val="20"/>
          <w:lang w:val="en-US"/>
        </w:rPr>
        <w:t xml:space="preserve">, IEEE, pp. 1–6, 2025, </w:t>
      </w:r>
    </w:p>
    <w:p w14:paraId="6BD34BE1" w14:textId="77777777" w:rsidR="003A2C34" w:rsidRDefault="003A2C34" w:rsidP="003A2C34">
      <w:pPr>
        <w:spacing w:after="0"/>
        <w:ind w:firstLine="720"/>
        <w:jc w:val="both"/>
        <w:rPr>
          <w:rFonts w:ascii="Times New Roman" w:hAnsi="Times New Roman" w:cs="Times New Roman"/>
          <w:sz w:val="20"/>
          <w:szCs w:val="20"/>
          <w:lang w:val="en-US"/>
        </w:rPr>
      </w:pPr>
      <w:proofErr w:type="spellStart"/>
      <w:r w:rsidRPr="00561B93">
        <w:rPr>
          <w:rFonts w:ascii="Times New Roman" w:hAnsi="Times New Roman" w:cs="Times New Roman"/>
          <w:sz w:val="20"/>
          <w:szCs w:val="20"/>
          <w:lang w:val="en-US"/>
        </w:rPr>
        <w:t>doi</w:t>
      </w:r>
      <w:proofErr w:type="spellEnd"/>
      <w:r w:rsidRPr="00561B93">
        <w:rPr>
          <w:rFonts w:ascii="Times New Roman" w:hAnsi="Times New Roman" w:cs="Times New Roman"/>
          <w:sz w:val="20"/>
          <w:szCs w:val="20"/>
          <w:lang w:val="en-US"/>
        </w:rPr>
        <w:t>: 10.1109/ICMSCI62561.2025.10894107.</w:t>
      </w:r>
    </w:p>
    <w:p w14:paraId="1B009780" w14:textId="77777777" w:rsidR="00231C74" w:rsidRPr="00561B93" w:rsidRDefault="00231C74" w:rsidP="00561B93">
      <w:pPr>
        <w:spacing w:after="0"/>
        <w:ind w:firstLine="720"/>
        <w:jc w:val="both"/>
        <w:rPr>
          <w:rFonts w:ascii="Times New Roman" w:hAnsi="Times New Roman" w:cs="Times New Roman"/>
          <w:sz w:val="20"/>
          <w:szCs w:val="20"/>
          <w:lang w:val="en-US"/>
        </w:rPr>
      </w:pPr>
    </w:p>
    <w:p w14:paraId="7F8E9C3E" w14:textId="77777777" w:rsidR="00561B93" w:rsidRPr="00561B93" w:rsidRDefault="00561B93" w:rsidP="00561B93">
      <w:pPr>
        <w:spacing w:after="0"/>
        <w:ind w:left="720" w:hanging="720"/>
        <w:jc w:val="both"/>
        <w:rPr>
          <w:rFonts w:ascii="Times New Roman" w:hAnsi="Times New Roman" w:cs="Times New Roman"/>
          <w:sz w:val="20"/>
          <w:szCs w:val="20"/>
          <w:lang w:val="en-US"/>
        </w:rPr>
      </w:pPr>
      <w:bookmarkStart w:id="4" w:name="ref3"/>
      <w:r w:rsidRPr="00561B93">
        <w:rPr>
          <w:rFonts w:ascii="Times New Roman" w:hAnsi="Times New Roman" w:cs="Times New Roman"/>
          <w:sz w:val="20"/>
          <w:szCs w:val="20"/>
          <w:lang w:val="en-US"/>
        </w:rPr>
        <w:t>[3]</w:t>
      </w:r>
      <w:bookmarkEnd w:id="4"/>
      <w:r w:rsidRPr="00561B93">
        <w:rPr>
          <w:rFonts w:ascii="Times New Roman" w:hAnsi="Times New Roman" w:cs="Times New Roman"/>
          <w:sz w:val="20"/>
          <w:szCs w:val="20"/>
          <w:lang w:val="en-US"/>
        </w:rPr>
        <w:tab/>
        <w:t xml:space="preserve">Wang, Z., Jiang, C., Zhang, X., Mu, T., Li, Q., Wang, S., Dong, C., Shen, Y., Dai, Z., &amp; Chen, F., "Machine learning-based prognostic prediction for acute ischemic stroke using whole-brain and infarct multi-PLD ASL radiomics," </w:t>
      </w:r>
      <w:r w:rsidRPr="00561B93">
        <w:rPr>
          <w:rFonts w:ascii="Times New Roman" w:hAnsi="Times New Roman" w:cs="Times New Roman"/>
          <w:i/>
          <w:iCs/>
          <w:sz w:val="20"/>
          <w:szCs w:val="20"/>
          <w:lang w:val="en-US"/>
        </w:rPr>
        <w:t>BMC Medical Imaging</w:t>
      </w:r>
      <w:r w:rsidRPr="00561B93">
        <w:rPr>
          <w:rFonts w:ascii="Times New Roman" w:hAnsi="Times New Roman" w:cs="Times New Roman"/>
          <w:sz w:val="20"/>
          <w:szCs w:val="20"/>
          <w:lang w:val="en-US"/>
        </w:rPr>
        <w:t xml:space="preserve">, vol. 25, 267, 2025, </w:t>
      </w:r>
    </w:p>
    <w:p w14:paraId="1D0CED5D" w14:textId="77777777" w:rsidR="00561B93" w:rsidRPr="00561B93" w:rsidRDefault="00561B93" w:rsidP="00561B93">
      <w:pPr>
        <w:spacing w:after="0"/>
        <w:ind w:firstLine="720"/>
        <w:jc w:val="both"/>
        <w:rPr>
          <w:rFonts w:ascii="Times New Roman" w:hAnsi="Times New Roman" w:cs="Times New Roman"/>
          <w:sz w:val="20"/>
          <w:szCs w:val="20"/>
          <w:lang w:val="en-US"/>
        </w:rPr>
      </w:pPr>
      <w:proofErr w:type="spellStart"/>
      <w:r w:rsidRPr="00561B93">
        <w:rPr>
          <w:rFonts w:ascii="Times New Roman" w:hAnsi="Times New Roman" w:cs="Times New Roman"/>
          <w:sz w:val="20"/>
          <w:szCs w:val="20"/>
          <w:lang w:val="en-US"/>
        </w:rPr>
        <w:t>doi</w:t>
      </w:r>
      <w:proofErr w:type="spellEnd"/>
      <w:r w:rsidRPr="00561B93">
        <w:rPr>
          <w:rFonts w:ascii="Times New Roman" w:hAnsi="Times New Roman" w:cs="Times New Roman"/>
          <w:sz w:val="20"/>
          <w:szCs w:val="20"/>
          <w:lang w:val="en-US"/>
        </w:rPr>
        <w:t>: 10.1186/s12880-025-01807-w.</w:t>
      </w:r>
    </w:p>
    <w:p w14:paraId="13FABF90" w14:textId="77777777" w:rsidR="00561B93" w:rsidRPr="00561B93" w:rsidRDefault="00561B93" w:rsidP="00561B93">
      <w:pPr>
        <w:spacing w:after="0"/>
        <w:jc w:val="both"/>
        <w:rPr>
          <w:rFonts w:ascii="Times New Roman" w:hAnsi="Times New Roman" w:cs="Times New Roman"/>
          <w:sz w:val="20"/>
          <w:szCs w:val="20"/>
          <w:lang w:val="en-US"/>
        </w:rPr>
      </w:pPr>
    </w:p>
    <w:p w14:paraId="1593A253" w14:textId="77777777" w:rsidR="00561B93" w:rsidRPr="00561B93" w:rsidRDefault="00561B93" w:rsidP="00561B93">
      <w:pPr>
        <w:spacing w:after="0"/>
        <w:ind w:left="720" w:hanging="720"/>
        <w:jc w:val="both"/>
        <w:rPr>
          <w:rFonts w:ascii="Times New Roman" w:hAnsi="Times New Roman" w:cs="Times New Roman"/>
          <w:sz w:val="20"/>
          <w:szCs w:val="20"/>
          <w:lang w:val="en-US"/>
        </w:rPr>
      </w:pPr>
      <w:r w:rsidRPr="00561B93">
        <w:rPr>
          <w:rFonts w:ascii="Times New Roman" w:hAnsi="Times New Roman" w:cs="Times New Roman"/>
          <w:sz w:val="20"/>
          <w:szCs w:val="20"/>
          <w:lang w:val="en-US"/>
        </w:rPr>
        <w:t xml:space="preserve">[4] </w:t>
      </w:r>
      <w:r w:rsidRPr="00561B93">
        <w:rPr>
          <w:rFonts w:ascii="Times New Roman" w:hAnsi="Times New Roman" w:cs="Times New Roman"/>
          <w:sz w:val="20"/>
          <w:szCs w:val="20"/>
          <w:lang w:val="en-US"/>
        </w:rPr>
        <w:tab/>
      </w:r>
      <w:proofErr w:type="spellStart"/>
      <w:r w:rsidRPr="00561B93">
        <w:rPr>
          <w:rFonts w:ascii="Times New Roman" w:hAnsi="Times New Roman" w:cs="Times New Roman"/>
          <w:sz w:val="20"/>
          <w:szCs w:val="20"/>
          <w:lang w:val="en-US"/>
        </w:rPr>
        <w:t>Akinwumi</w:t>
      </w:r>
      <w:proofErr w:type="spellEnd"/>
      <w:r w:rsidRPr="00561B93">
        <w:rPr>
          <w:rFonts w:ascii="Times New Roman" w:hAnsi="Times New Roman" w:cs="Times New Roman"/>
          <w:sz w:val="20"/>
          <w:szCs w:val="20"/>
          <w:lang w:val="en-US"/>
        </w:rPr>
        <w:t xml:space="preserve">, P. O., Ojo, S., Nathaniel, T. I., </w:t>
      </w:r>
      <w:proofErr w:type="spellStart"/>
      <w:r w:rsidRPr="00561B93">
        <w:rPr>
          <w:rFonts w:ascii="Times New Roman" w:hAnsi="Times New Roman" w:cs="Times New Roman"/>
          <w:sz w:val="20"/>
          <w:szCs w:val="20"/>
          <w:lang w:val="en-US"/>
        </w:rPr>
        <w:t>Wanliss</w:t>
      </w:r>
      <w:proofErr w:type="spellEnd"/>
      <w:r w:rsidRPr="00561B93">
        <w:rPr>
          <w:rFonts w:ascii="Times New Roman" w:hAnsi="Times New Roman" w:cs="Times New Roman"/>
          <w:sz w:val="20"/>
          <w:szCs w:val="20"/>
          <w:lang w:val="en-US"/>
        </w:rPr>
        <w:t xml:space="preserve">, J.,   </w:t>
      </w:r>
      <w:proofErr w:type="spellStart"/>
      <w:r w:rsidRPr="00561B93">
        <w:rPr>
          <w:rFonts w:ascii="Times New Roman" w:hAnsi="Times New Roman" w:cs="Times New Roman"/>
          <w:sz w:val="20"/>
          <w:szCs w:val="20"/>
          <w:lang w:val="en-US"/>
        </w:rPr>
        <w:t>Karunwi</w:t>
      </w:r>
      <w:proofErr w:type="spellEnd"/>
      <w:r w:rsidRPr="00561B93">
        <w:rPr>
          <w:rFonts w:ascii="Times New Roman" w:hAnsi="Times New Roman" w:cs="Times New Roman"/>
          <w:sz w:val="20"/>
          <w:szCs w:val="20"/>
          <w:lang w:val="en-US"/>
        </w:rPr>
        <w:t xml:space="preserve">, O., &amp; Sulaiman, M., "Evaluating machine learning models for stroke prediction based on clinical variables," </w:t>
      </w:r>
      <w:r w:rsidRPr="00561B93">
        <w:rPr>
          <w:rFonts w:ascii="Times New Roman" w:hAnsi="Times New Roman" w:cs="Times New Roman"/>
          <w:i/>
          <w:iCs/>
          <w:sz w:val="20"/>
          <w:szCs w:val="20"/>
          <w:lang w:val="en-US"/>
        </w:rPr>
        <w:t>Frontiers in Neurology</w:t>
      </w:r>
      <w:r w:rsidRPr="00561B93">
        <w:rPr>
          <w:rFonts w:ascii="Times New Roman" w:hAnsi="Times New Roman" w:cs="Times New Roman"/>
          <w:sz w:val="20"/>
          <w:szCs w:val="20"/>
          <w:lang w:val="en-US"/>
        </w:rPr>
        <w:t xml:space="preserve">, vol. 16, 1668420, 2025, </w:t>
      </w:r>
    </w:p>
    <w:p w14:paraId="5BC707AB" w14:textId="77777777" w:rsidR="00561B93" w:rsidRPr="00561B93" w:rsidRDefault="00561B93" w:rsidP="00561B93">
      <w:pPr>
        <w:spacing w:after="0"/>
        <w:ind w:firstLine="720"/>
        <w:jc w:val="both"/>
        <w:rPr>
          <w:rFonts w:ascii="Times New Roman" w:hAnsi="Times New Roman" w:cs="Times New Roman"/>
          <w:sz w:val="20"/>
          <w:szCs w:val="20"/>
          <w:lang w:val="en-US"/>
        </w:rPr>
      </w:pPr>
      <w:proofErr w:type="spellStart"/>
      <w:r w:rsidRPr="00561B93">
        <w:rPr>
          <w:rFonts w:ascii="Times New Roman" w:hAnsi="Times New Roman" w:cs="Times New Roman"/>
          <w:sz w:val="20"/>
          <w:szCs w:val="20"/>
          <w:lang w:val="en-US"/>
        </w:rPr>
        <w:t>doi</w:t>
      </w:r>
      <w:proofErr w:type="spellEnd"/>
      <w:r w:rsidRPr="00561B93">
        <w:rPr>
          <w:rFonts w:ascii="Times New Roman" w:hAnsi="Times New Roman" w:cs="Times New Roman"/>
          <w:sz w:val="20"/>
          <w:szCs w:val="20"/>
          <w:lang w:val="en-US"/>
        </w:rPr>
        <w:t>: 10.3389/fneur.2025.1668420.</w:t>
      </w:r>
    </w:p>
    <w:p w14:paraId="7D7E09D4" w14:textId="77777777" w:rsidR="00561B93" w:rsidRPr="00561B93" w:rsidRDefault="00561B93" w:rsidP="00561B93">
      <w:pPr>
        <w:spacing w:after="0"/>
        <w:jc w:val="both"/>
        <w:rPr>
          <w:rFonts w:ascii="Times New Roman" w:hAnsi="Times New Roman" w:cs="Times New Roman"/>
          <w:sz w:val="20"/>
          <w:szCs w:val="20"/>
          <w:lang w:val="en-US"/>
        </w:rPr>
      </w:pPr>
    </w:p>
    <w:p w14:paraId="674BFAA1" w14:textId="77777777" w:rsidR="00561B93" w:rsidRPr="00561B93" w:rsidRDefault="00561B93" w:rsidP="00561B93">
      <w:pPr>
        <w:spacing w:after="0"/>
        <w:ind w:left="720" w:hanging="720"/>
        <w:jc w:val="both"/>
        <w:rPr>
          <w:rFonts w:ascii="Times New Roman" w:hAnsi="Times New Roman" w:cs="Times New Roman"/>
          <w:sz w:val="20"/>
          <w:szCs w:val="20"/>
          <w:lang w:val="en-US"/>
        </w:rPr>
      </w:pPr>
      <w:r w:rsidRPr="00561B93">
        <w:rPr>
          <w:rFonts w:ascii="Times New Roman" w:hAnsi="Times New Roman" w:cs="Times New Roman"/>
          <w:sz w:val="20"/>
          <w:szCs w:val="20"/>
          <w:lang w:val="en-US"/>
        </w:rPr>
        <w:t>[5]</w:t>
      </w:r>
      <w:r w:rsidRPr="00561B93">
        <w:rPr>
          <w:rFonts w:ascii="Times New Roman" w:hAnsi="Times New Roman" w:cs="Times New Roman"/>
          <w:sz w:val="20"/>
          <w:szCs w:val="20"/>
          <w:lang w:val="en-US"/>
        </w:rPr>
        <w:tab/>
        <w:t xml:space="preserve">Kumari, R., &amp; Garg, H., "Interpretation and Analysis of Machine Learning Models for Brain Stroke Prediction," </w:t>
      </w:r>
      <w:r w:rsidRPr="00561B93">
        <w:rPr>
          <w:rFonts w:ascii="Times New Roman" w:hAnsi="Times New Roman" w:cs="Times New Roman"/>
          <w:i/>
          <w:iCs/>
          <w:sz w:val="20"/>
          <w:szCs w:val="20"/>
          <w:lang w:val="en-US"/>
        </w:rPr>
        <w:t xml:space="preserve">Proc. 6th Int. Conf. Inf. Syst. </w:t>
      </w:r>
      <w:proofErr w:type="spellStart"/>
      <w:r w:rsidRPr="00561B93">
        <w:rPr>
          <w:rFonts w:ascii="Times New Roman" w:hAnsi="Times New Roman" w:cs="Times New Roman"/>
          <w:i/>
          <w:iCs/>
          <w:sz w:val="20"/>
          <w:szCs w:val="20"/>
          <w:lang w:val="en-US"/>
        </w:rPr>
        <w:t>Comput</w:t>
      </w:r>
      <w:proofErr w:type="spellEnd"/>
      <w:r w:rsidRPr="00561B93">
        <w:rPr>
          <w:rFonts w:ascii="Times New Roman" w:hAnsi="Times New Roman" w:cs="Times New Roman"/>
          <w:i/>
          <w:iCs/>
          <w:sz w:val="20"/>
          <w:szCs w:val="20"/>
          <w:lang w:val="en-US"/>
        </w:rPr>
        <w:t xml:space="preserve">. </w:t>
      </w:r>
      <w:proofErr w:type="spellStart"/>
      <w:r w:rsidRPr="00561B93">
        <w:rPr>
          <w:rFonts w:ascii="Times New Roman" w:hAnsi="Times New Roman" w:cs="Times New Roman"/>
          <w:i/>
          <w:iCs/>
          <w:sz w:val="20"/>
          <w:szCs w:val="20"/>
          <w:lang w:val="en-US"/>
        </w:rPr>
        <w:t>Netw</w:t>
      </w:r>
      <w:proofErr w:type="spellEnd"/>
      <w:r w:rsidRPr="00561B93">
        <w:rPr>
          <w:rFonts w:ascii="Times New Roman" w:hAnsi="Times New Roman" w:cs="Times New Roman"/>
          <w:i/>
          <w:iCs/>
          <w:sz w:val="20"/>
          <w:szCs w:val="20"/>
          <w:lang w:val="en-US"/>
        </w:rPr>
        <w:t>. (ISCON)</w:t>
      </w:r>
      <w:r w:rsidRPr="00561B93">
        <w:rPr>
          <w:rFonts w:ascii="Times New Roman" w:hAnsi="Times New Roman" w:cs="Times New Roman"/>
          <w:sz w:val="20"/>
          <w:szCs w:val="20"/>
          <w:lang w:val="en-US"/>
        </w:rPr>
        <w:t xml:space="preserve">, GLA University, Mathura, India, Mar. 3–4, 2023, pp. 1–6, </w:t>
      </w:r>
    </w:p>
    <w:p w14:paraId="68DAF2FD" w14:textId="77777777" w:rsidR="00561B93" w:rsidRPr="00561B93" w:rsidRDefault="00561B93" w:rsidP="00561B93">
      <w:pPr>
        <w:spacing w:after="0"/>
        <w:ind w:firstLine="720"/>
        <w:jc w:val="both"/>
        <w:rPr>
          <w:rFonts w:ascii="Times New Roman" w:hAnsi="Times New Roman" w:cs="Times New Roman"/>
          <w:sz w:val="20"/>
          <w:szCs w:val="20"/>
          <w:lang w:val="en-US"/>
        </w:rPr>
      </w:pPr>
      <w:proofErr w:type="spellStart"/>
      <w:r w:rsidRPr="00561B93">
        <w:rPr>
          <w:rFonts w:ascii="Times New Roman" w:hAnsi="Times New Roman" w:cs="Times New Roman"/>
          <w:sz w:val="20"/>
          <w:szCs w:val="20"/>
          <w:lang w:val="en-US"/>
        </w:rPr>
        <w:t>doi</w:t>
      </w:r>
      <w:proofErr w:type="spellEnd"/>
      <w:r w:rsidRPr="00561B93">
        <w:rPr>
          <w:rFonts w:ascii="Times New Roman" w:hAnsi="Times New Roman" w:cs="Times New Roman"/>
          <w:sz w:val="20"/>
          <w:szCs w:val="20"/>
          <w:lang w:val="en-US"/>
        </w:rPr>
        <w:t>: 10.1109/ISCON57294.2023.10112188.</w:t>
      </w:r>
    </w:p>
    <w:p w14:paraId="32A8C175" w14:textId="77777777" w:rsidR="00561B93" w:rsidRPr="00561B93" w:rsidRDefault="00561B93" w:rsidP="00561B93">
      <w:pPr>
        <w:spacing w:after="0"/>
        <w:jc w:val="both"/>
        <w:rPr>
          <w:rFonts w:ascii="Times New Roman" w:hAnsi="Times New Roman" w:cs="Times New Roman"/>
          <w:sz w:val="20"/>
          <w:szCs w:val="20"/>
          <w:lang w:val="en-US"/>
        </w:rPr>
      </w:pPr>
    </w:p>
    <w:p w14:paraId="0F126E6A" w14:textId="77777777" w:rsidR="00561B93" w:rsidRPr="00561B93" w:rsidRDefault="00561B93" w:rsidP="00561B93">
      <w:pPr>
        <w:spacing w:after="0"/>
        <w:ind w:left="720" w:hanging="720"/>
        <w:jc w:val="both"/>
        <w:rPr>
          <w:rFonts w:ascii="Times New Roman" w:hAnsi="Times New Roman" w:cs="Times New Roman"/>
          <w:sz w:val="20"/>
          <w:szCs w:val="20"/>
          <w:lang w:val="en-US"/>
        </w:rPr>
      </w:pPr>
      <w:r w:rsidRPr="00561B93">
        <w:rPr>
          <w:rFonts w:ascii="Times New Roman" w:hAnsi="Times New Roman" w:cs="Times New Roman"/>
          <w:sz w:val="20"/>
          <w:szCs w:val="20"/>
          <w:lang w:val="en-US"/>
        </w:rPr>
        <w:t>[6]</w:t>
      </w:r>
      <w:r w:rsidRPr="00561B93">
        <w:rPr>
          <w:rFonts w:ascii="Times New Roman" w:hAnsi="Times New Roman" w:cs="Times New Roman"/>
          <w:sz w:val="20"/>
          <w:szCs w:val="20"/>
          <w:lang w:val="en-US"/>
        </w:rPr>
        <w:tab/>
        <w:t xml:space="preserve">Belinda, C. M. M. J., </w:t>
      </w:r>
      <w:proofErr w:type="spellStart"/>
      <w:r w:rsidRPr="00561B93">
        <w:rPr>
          <w:rFonts w:ascii="Times New Roman" w:hAnsi="Times New Roman" w:cs="Times New Roman"/>
          <w:sz w:val="20"/>
          <w:szCs w:val="20"/>
          <w:lang w:val="en-US"/>
        </w:rPr>
        <w:t>Adurti</w:t>
      </w:r>
      <w:proofErr w:type="spellEnd"/>
      <w:r w:rsidRPr="00561B93">
        <w:rPr>
          <w:rFonts w:ascii="Times New Roman" w:hAnsi="Times New Roman" w:cs="Times New Roman"/>
          <w:sz w:val="20"/>
          <w:szCs w:val="20"/>
          <w:lang w:val="en-US"/>
        </w:rPr>
        <w:t xml:space="preserve">, R. K., Devi, M. S., </w:t>
      </w:r>
      <w:proofErr w:type="spellStart"/>
      <w:r w:rsidRPr="00561B93">
        <w:rPr>
          <w:rFonts w:ascii="Times New Roman" w:hAnsi="Times New Roman" w:cs="Times New Roman"/>
          <w:sz w:val="20"/>
          <w:szCs w:val="20"/>
          <w:lang w:val="en-US"/>
        </w:rPr>
        <w:t>Kocherla</w:t>
      </w:r>
      <w:proofErr w:type="spellEnd"/>
      <w:r w:rsidRPr="00561B93">
        <w:rPr>
          <w:rFonts w:ascii="Times New Roman" w:hAnsi="Times New Roman" w:cs="Times New Roman"/>
          <w:sz w:val="20"/>
          <w:szCs w:val="20"/>
          <w:lang w:val="en-US"/>
        </w:rPr>
        <w:t xml:space="preserve">, U., &amp; Pandian, J. A., "Five layered Ensembled Deep Fully Connected Neural Network based Brain Stroke Prediction," </w:t>
      </w:r>
      <w:r w:rsidRPr="00561B93">
        <w:rPr>
          <w:rFonts w:ascii="Times New Roman" w:hAnsi="Times New Roman" w:cs="Times New Roman"/>
          <w:i/>
          <w:iCs/>
          <w:sz w:val="20"/>
          <w:szCs w:val="20"/>
          <w:lang w:val="en-US"/>
        </w:rPr>
        <w:t xml:space="preserve">Proc. Int. Conf. </w:t>
      </w:r>
      <w:proofErr w:type="spellStart"/>
      <w:r w:rsidRPr="00561B93">
        <w:rPr>
          <w:rFonts w:ascii="Times New Roman" w:hAnsi="Times New Roman" w:cs="Times New Roman"/>
          <w:i/>
          <w:iCs/>
          <w:sz w:val="20"/>
          <w:szCs w:val="20"/>
          <w:lang w:val="en-US"/>
        </w:rPr>
        <w:t>Comput</w:t>
      </w:r>
      <w:proofErr w:type="spellEnd"/>
      <w:r w:rsidRPr="00561B93">
        <w:rPr>
          <w:rFonts w:ascii="Times New Roman" w:hAnsi="Times New Roman" w:cs="Times New Roman"/>
          <w:i/>
          <w:iCs/>
          <w:sz w:val="20"/>
          <w:szCs w:val="20"/>
          <w:lang w:val="en-US"/>
        </w:rPr>
        <w:t xml:space="preserve">., </w:t>
      </w:r>
      <w:proofErr w:type="spellStart"/>
      <w:r w:rsidRPr="00561B93">
        <w:rPr>
          <w:rFonts w:ascii="Times New Roman" w:hAnsi="Times New Roman" w:cs="Times New Roman"/>
          <w:i/>
          <w:iCs/>
          <w:sz w:val="20"/>
          <w:szCs w:val="20"/>
          <w:lang w:val="en-US"/>
        </w:rPr>
        <w:t>Commun</w:t>
      </w:r>
      <w:proofErr w:type="spellEnd"/>
      <w:r w:rsidRPr="00561B93">
        <w:rPr>
          <w:rFonts w:ascii="Times New Roman" w:hAnsi="Times New Roman" w:cs="Times New Roman"/>
          <w:i/>
          <w:iCs/>
          <w:sz w:val="20"/>
          <w:szCs w:val="20"/>
          <w:lang w:val="en-US"/>
        </w:rPr>
        <w:t xml:space="preserve">., </w:t>
      </w:r>
      <w:proofErr w:type="spellStart"/>
      <w:r w:rsidRPr="00561B93">
        <w:rPr>
          <w:rFonts w:ascii="Times New Roman" w:hAnsi="Times New Roman" w:cs="Times New Roman"/>
          <w:i/>
          <w:iCs/>
          <w:sz w:val="20"/>
          <w:szCs w:val="20"/>
          <w:lang w:val="en-US"/>
        </w:rPr>
        <w:t>Intell</w:t>
      </w:r>
      <w:proofErr w:type="spellEnd"/>
      <w:r w:rsidRPr="00561B93">
        <w:rPr>
          <w:rFonts w:ascii="Times New Roman" w:hAnsi="Times New Roman" w:cs="Times New Roman"/>
          <w:i/>
          <w:iCs/>
          <w:sz w:val="20"/>
          <w:szCs w:val="20"/>
          <w:lang w:val="en-US"/>
        </w:rPr>
        <w:t>. Syst. (ICCCIS)</w:t>
      </w:r>
      <w:r w:rsidRPr="00561B93">
        <w:rPr>
          <w:rFonts w:ascii="Times New Roman" w:hAnsi="Times New Roman" w:cs="Times New Roman"/>
          <w:sz w:val="20"/>
          <w:szCs w:val="20"/>
          <w:lang w:val="en-US"/>
        </w:rPr>
        <w:t xml:space="preserve">, Chennai, Tamil Nadu, India, 2022, pp. 1–6, </w:t>
      </w:r>
    </w:p>
    <w:p w14:paraId="512281DE" w14:textId="77777777" w:rsidR="00561B93" w:rsidRPr="00561B93" w:rsidRDefault="00561B93" w:rsidP="00561B93">
      <w:pPr>
        <w:spacing w:after="0"/>
        <w:ind w:firstLine="720"/>
        <w:jc w:val="both"/>
        <w:rPr>
          <w:rFonts w:ascii="Times New Roman" w:hAnsi="Times New Roman" w:cs="Times New Roman"/>
          <w:sz w:val="20"/>
          <w:szCs w:val="20"/>
          <w:lang w:val="en-US"/>
        </w:rPr>
      </w:pPr>
      <w:proofErr w:type="spellStart"/>
      <w:r w:rsidRPr="00561B93">
        <w:rPr>
          <w:rFonts w:ascii="Times New Roman" w:hAnsi="Times New Roman" w:cs="Times New Roman"/>
          <w:sz w:val="20"/>
          <w:szCs w:val="20"/>
          <w:lang w:val="en-US"/>
        </w:rPr>
        <w:t>doi</w:t>
      </w:r>
      <w:proofErr w:type="spellEnd"/>
      <w:r w:rsidRPr="00561B93">
        <w:rPr>
          <w:rFonts w:ascii="Times New Roman" w:hAnsi="Times New Roman" w:cs="Times New Roman"/>
          <w:sz w:val="20"/>
          <w:szCs w:val="20"/>
          <w:lang w:val="en-US"/>
        </w:rPr>
        <w:t>: 10.1109/ICCCIS56430.2022.10037632.</w:t>
      </w:r>
    </w:p>
    <w:p w14:paraId="33DD05AE" w14:textId="77777777" w:rsidR="00561B93" w:rsidRPr="00561B93" w:rsidRDefault="00561B93" w:rsidP="00561B93">
      <w:pPr>
        <w:spacing w:after="0"/>
        <w:jc w:val="both"/>
        <w:rPr>
          <w:rFonts w:ascii="Times New Roman" w:hAnsi="Times New Roman" w:cs="Times New Roman"/>
          <w:sz w:val="20"/>
          <w:szCs w:val="20"/>
          <w:lang w:val="en-US"/>
        </w:rPr>
      </w:pPr>
    </w:p>
    <w:p w14:paraId="412FAA7E" w14:textId="77777777" w:rsidR="00561B93" w:rsidRPr="00561B93" w:rsidRDefault="00561B93" w:rsidP="00561B93">
      <w:pPr>
        <w:spacing w:after="0"/>
        <w:ind w:left="720" w:hanging="720"/>
        <w:jc w:val="both"/>
        <w:rPr>
          <w:rFonts w:ascii="Times New Roman" w:hAnsi="Times New Roman" w:cs="Times New Roman"/>
          <w:sz w:val="20"/>
          <w:szCs w:val="20"/>
          <w:lang w:val="en-US"/>
        </w:rPr>
      </w:pPr>
      <w:r w:rsidRPr="00561B93">
        <w:rPr>
          <w:rFonts w:ascii="Times New Roman" w:hAnsi="Times New Roman" w:cs="Times New Roman"/>
          <w:sz w:val="20"/>
          <w:szCs w:val="20"/>
          <w:lang w:val="en-US"/>
        </w:rPr>
        <w:t>[7]</w:t>
      </w:r>
      <w:r w:rsidRPr="00561B93">
        <w:rPr>
          <w:rFonts w:ascii="Times New Roman" w:hAnsi="Times New Roman" w:cs="Times New Roman"/>
          <w:sz w:val="20"/>
          <w:szCs w:val="20"/>
          <w:lang w:val="en-US"/>
        </w:rPr>
        <w:tab/>
        <w:t xml:space="preserve">Dubey, Y., Tarte, Y., </w:t>
      </w:r>
      <w:proofErr w:type="spellStart"/>
      <w:r w:rsidRPr="00561B93">
        <w:rPr>
          <w:rFonts w:ascii="Times New Roman" w:hAnsi="Times New Roman" w:cs="Times New Roman"/>
          <w:sz w:val="20"/>
          <w:szCs w:val="20"/>
          <w:lang w:val="en-US"/>
        </w:rPr>
        <w:t>Talatule</w:t>
      </w:r>
      <w:proofErr w:type="spellEnd"/>
      <w:r w:rsidRPr="00561B93">
        <w:rPr>
          <w:rFonts w:ascii="Times New Roman" w:hAnsi="Times New Roman" w:cs="Times New Roman"/>
          <w:sz w:val="20"/>
          <w:szCs w:val="20"/>
          <w:lang w:val="en-US"/>
        </w:rPr>
        <w:t xml:space="preserve">, N., </w:t>
      </w:r>
      <w:proofErr w:type="spellStart"/>
      <w:r w:rsidRPr="00561B93">
        <w:rPr>
          <w:rFonts w:ascii="Times New Roman" w:hAnsi="Times New Roman" w:cs="Times New Roman"/>
          <w:sz w:val="20"/>
          <w:szCs w:val="20"/>
          <w:lang w:val="en-US"/>
        </w:rPr>
        <w:t>Damahe</w:t>
      </w:r>
      <w:proofErr w:type="spellEnd"/>
      <w:r w:rsidRPr="00561B93">
        <w:rPr>
          <w:rFonts w:ascii="Times New Roman" w:hAnsi="Times New Roman" w:cs="Times New Roman"/>
          <w:sz w:val="20"/>
          <w:szCs w:val="20"/>
          <w:lang w:val="en-US"/>
        </w:rPr>
        <w:t xml:space="preserve">, K., </w:t>
      </w:r>
      <w:proofErr w:type="spellStart"/>
      <w:r w:rsidRPr="00561B93">
        <w:rPr>
          <w:rFonts w:ascii="Times New Roman" w:hAnsi="Times New Roman" w:cs="Times New Roman"/>
          <w:sz w:val="20"/>
          <w:szCs w:val="20"/>
          <w:lang w:val="en-US"/>
        </w:rPr>
        <w:t>Palsodkar</w:t>
      </w:r>
      <w:proofErr w:type="spellEnd"/>
      <w:r w:rsidRPr="00561B93">
        <w:rPr>
          <w:rFonts w:ascii="Times New Roman" w:hAnsi="Times New Roman" w:cs="Times New Roman"/>
          <w:sz w:val="20"/>
          <w:szCs w:val="20"/>
          <w:lang w:val="en-US"/>
        </w:rPr>
        <w:t xml:space="preserve">, P., &amp; </w:t>
      </w:r>
      <w:proofErr w:type="spellStart"/>
      <w:r w:rsidRPr="00561B93">
        <w:rPr>
          <w:rFonts w:ascii="Times New Roman" w:hAnsi="Times New Roman" w:cs="Times New Roman"/>
          <w:sz w:val="20"/>
          <w:szCs w:val="20"/>
          <w:lang w:val="en-US"/>
        </w:rPr>
        <w:t>Fulzele</w:t>
      </w:r>
      <w:proofErr w:type="spellEnd"/>
      <w:r w:rsidRPr="00561B93">
        <w:rPr>
          <w:rFonts w:ascii="Times New Roman" w:hAnsi="Times New Roman" w:cs="Times New Roman"/>
          <w:sz w:val="20"/>
          <w:szCs w:val="20"/>
          <w:lang w:val="en-US"/>
        </w:rPr>
        <w:t xml:space="preserve">, P., "Explainable and Interpretable Model for the Early Detection of Brain Stroke Using Optimized Boosting Algorithms," </w:t>
      </w:r>
      <w:r w:rsidRPr="00561B93">
        <w:rPr>
          <w:rFonts w:ascii="Times New Roman" w:hAnsi="Times New Roman" w:cs="Times New Roman"/>
          <w:i/>
          <w:iCs/>
          <w:sz w:val="20"/>
          <w:szCs w:val="20"/>
          <w:lang w:val="en-US"/>
        </w:rPr>
        <w:t>Diagnostics</w:t>
      </w:r>
      <w:r w:rsidRPr="00561B93">
        <w:rPr>
          <w:rFonts w:ascii="Times New Roman" w:hAnsi="Times New Roman" w:cs="Times New Roman"/>
          <w:sz w:val="20"/>
          <w:szCs w:val="20"/>
          <w:lang w:val="en-US"/>
        </w:rPr>
        <w:t xml:space="preserve">, vol. 14, 2514, 2024, </w:t>
      </w:r>
    </w:p>
    <w:p w14:paraId="5CAC8C26" w14:textId="77777777" w:rsidR="00561B93" w:rsidRPr="00561B93" w:rsidRDefault="00561B93" w:rsidP="00561B93">
      <w:pPr>
        <w:spacing w:after="0"/>
        <w:ind w:firstLine="720"/>
        <w:jc w:val="both"/>
        <w:rPr>
          <w:rFonts w:ascii="Times New Roman" w:hAnsi="Times New Roman" w:cs="Times New Roman"/>
          <w:sz w:val="20"/>
          <w:szCs w:val="20"/>
          <w:lang w:val="en-US"/>
        </w:rPr>
      </w:pPr>
      <w:proofErr w:type="spellStart"/>
      <w:r w:rsidRPr="00561B93">
        <w:rPr>
          <w:rFonts w:ascii="Times New Roman" w:hAnsi="Times New Roman" w:cs="Times New Roman"/>
          <w:sz w:val="20"/>
          <w:szCs w:val="20"/>
          <w:lang w:val="en-US"/>
        </w:rPr>
        <w:t>doi</w:t>
      </w:r>
      <w:proofErr w:type="spellEnd"/>
      <w:r w:rsidRPr="00561B93">
        <w:rPr>
          <w:rFonts w:ascii="Times New Roman" w:hAnsi="Times New Roman" w:cs="Times New Roman"/>
          <w:sz w:val="20"/>
          <w:szCs w:val="20"/>
          <w:lang w:val="en-US"/>
        </w:rPr>
        <w:t>: 10.3390/diagnostics14222514.</w:t>
      </w:r>
    </w:p>
    <w:p w14:paraId="6289689E" w14:textId="77777777" w:rsidR="00561B93" w:rsidRPr="00561B93" w:rsidRDefault="00561B93" w:rsidP="00561B93">
      <w:pPr>
        <w:spacing w:after="0"/>
        <w:jc w:val="both"/>
        <w:rPr>
          <w:rFonts w:ascii="Times New Roman" w:hAnsi="Times New Roman" w:cs="Times New Roman"/>
          <w:sz w:val="20"/>
          <w:szCs w:val="20"/>
          <w:lang w:val="en-US"/>
        </w:rPr>
      </w:pPr>
    </w:p>
    <w:p w14:paraId="4C7F54EE" w14:textId="77777777" w:rsidR="00561B93" w:rsidRPr="00561B93" w:rsidRDefault="00561B93" w:rsidP="00561B93">
      <w:pPr>
        <w:spacing w:after="0"/>
        <w:ind w:left="720" w:hanging="720"/>
        <w:jc w:val="both"/>
        <w:rPr>
          <w:rFonts w:ascii="Times New Roman" w:hAnsi="Times New Roman" w:cs="Times New Roman"/>
          <w:sz w:val="20"/>
          <w:szCs w:val="20"/>
          <w:lang w:val="en-US"/>
        </w:rPr>
      </w:pPr>
      <w:r w:rsidRPr="00561B93">
        <w:rPr>
          <w:rFonts w:ascii="Times New Roman" w:hAnsi="Times New Roman" w:cs="Times New Roman"/>
          <w:sz w:val="20"/>
          <w:szCs w:val="20"/>
          <w:lang w:val="en-US"/>
        </w:rPr>
        <w:t>[8]</w:t>
      </w:r>
      <w:r w:rsidRPr="00561B93">
        <w:rPr>
          <w:rFonts w:ascii="Times New Roman" w:hAnsi="Times New Roman" w:cs="Times New Roman"/>
          <w:sz w:val="20"/>
          <w:szCs w:val="20"/>
          <w:lang w:val="en-US"/>
        </w:rPr>
        <w:tab/>
      </w:r>
      <w:proofErr w:type="spellStart"/>
      <w:r w:rsidRPr="00561B93">
        <w:rPr>
          <w:rFonts w:ascii="Times New Roman" w:hAnsi="Times New Roman" w:cs="Times New Roman"/>
          <w:sz w:val="20"/>
          <w:szCs w:val="20"/>
          <w:lang w:val="en-US"/>
        </w:rPr>
        <w:t>Moulaei</w:t>
      </w:r>
      <w:proofErr w:type="spellEnd"/>
      <w:r w:rsidRPr="00561B93">
        <w:rPr>
          <w:rFonts w:ascii="Times New Roman" w:hAnsi="Times New Roman" w:cs="Times New Roman"/>
          <w:sz w:val="20"/>
          <w:szCs w:val="20"/>
          <w:lang w:val="en-US"/>
        </w:rPr>
        <w:t xml:space="preserve">, K., Afshari, L., </w:t>
      </w:r>
      <w:proofErr w:type="spellStart"/>
      <w:r w:rsidRPr="00561B93">
        <w:rPr>
          <w:rFonts w:ascii="Times New Roman" w:hAnsi="Times New Roman" w:cs="Times New Roman"/>
          <w:sz w:val="20"/>
          <w:szCs w:val="20"/>
          <w:lang w:val="en-US"/>
        </w:rPr>
        <w:t>Moulaei</w:t>
      </w:r>
      <w:proofErr w:type="spellEnd"/>
      <w:r w:rsidRPr="00561B93">
        <w:rPr>
          <w:rFonts w:ascii="Times New Roman" w:hAnsi="Times New Roman" w:cs="Times New Roman"/>
          <w:sz w:val="20"/>
          <w:szCs w:val="20"/>
          <w:lang w:val="en-US"/>
        </w:rPr>
        <w:t xml:space="preserve">, R., Sabet, B., Mousavi, S. M., &amp; </w:t>
      </w:r>
      <w:proofErr w:type="spellStart"/>
      <w:r w:rsidRPr="00561B93">
        <w:rPr>
          <w:rFonts w:ascii="Times New Roman" w:hAnsi="Times New Roman" w:cs="Times New Roman"/>
          <w:sz w:val="20"/>
          <w:szCs w:val="20"/>
          <w:lang w:val="en-US"/>
        </w:rPr>
        <w:t>Afrash</w:t>
      </w:r>
      <w:proofErr w:type="spellEnd"/>
      <w:r w:rsidRPr="00561B93">
        <w:rPr>
          <w:rFonts w:ascii="Times New Roman" w:hAnsi="Times New Roman" w:cs="Times New Roman"/>
          <w:sz w:val="20"/>
          <w:szCs w:val="20"/>
          <w:lang w:val="en-US"/>
        </w:rPr>
        <w:t xml:space="preserve">, M. R., "Explainable artificial intelligence for stroke prediction through comparison of deep learning and machine learning models," </w:t>
      </w:r>
      <w:r w:rsidRPr="00561B93">
        <w:rPr>
          <w:rFonts w:ascii="Times New Roman" w:hAnsi="Times New Roman" w:cs="Times New Roman"/>
          <w:i/>
          <w:iCs/>
          <w:sz w:val="20"/>
          <w:szCs w:val="20"/>
          <w:lang w:val="en-US"/>
        </w:rPr>
        <w:t>Scientific Reports</w:t>
      </w:r>
      <w:r w:rsidRPr="00561B93">
        <w:rPr>
          <w:rFonts w:ascii="Times New Roman" w:hAnsi="Times New Roman" w:cs="Times New Roman"/>
          <w:sz w:val="20"/>
          <w:szCs w:val="20"/>
          <w:lang w:val="en-US"/>
        </w:rPr>
        <w:t xml:space="preserve">, vol. 14, 31392, 2024, </w:t>
      </w:r>
      <w:proofErr w:type="spellStart"/>
      <w:r w:rsidRPr="00561B93">
        <w:rPr>
          <w:rFonts w:ascii="Times New Roman" w:hAnsi="Times New Roman" w:cs="Times New Roman"/>
          <w:sz w:val="20"/>
          <w:szCs w:val="20"/>
          <w:lang w:val="en-US"/>
        </w:rPr>
        <w:t>doi</w:t>
      </w:r>
      <w:proofErr w:type="spellEnd"/>
      <w:r w:rsidRPr="00561B93">
        <w:rPr>
          <w:rFonts w:ascii="Times New Roman" w:hAnsi="Times New Roman" w:cs="Times New Roman"/>
          <w:sz w:val="20"/>
          <w:szCs w:val="20"/>
          <w:lang w:val="en-US"/>
        </w:rPr>
        <w:t>: 10.1038/s41598-024-82931-5.</w:t>
      </w:r>
    </w:p>
    <w:p w14:paraId="4BEA1F01" w14:textId="77777777" w:rsidR="00561B93" w:rsidRPr="00561B93" w:rsidRDefault="00561B93" w:rsidP="00561B93">
      <w:pPr>
        <w:spacing w:after="0"/>
        <w:jc w:val="both"/>
        <w:rPr>
          <w:rFonts w:ascii="Times New Roman" w:hAnsi="Times New Roman" w:cs="Times New Roman"/>
          <w:sz w:val="20"/>
          <w:szCs w:val="20"/>
          <w:lang w:val="en-US"/>
        </w:rPr>
      </w:pPr>
    </w:p>
    <w:p w14:paraId="6FB43C75" w14:textId="77777777" w:rsidR="00561B93" w:rsidRPr="00561B93" w:rsidRDefault="00561B93" w:rsidP="00561B93">
      <w:pPr>
        <w:spacing w:after="0"/>
        <w:ind w:left="720" w:hanging="720"/>
        <w:jc w:val="both"/>
        <w:rPr>
          <w:rFonts w:ascii="Times New Roman" w:hAnsi="Times New Roman" w:cs="Times New Roman"/>
          <w:sz w:val="20"/>
          <w:szCs w:val="20"/>
          <w:lang w:val="en-US"/>
        </w:rPr>
      </w:pPr>
      <w:r w:rsidRPr="00561B93">
        <w:rPr>
          <w:rFonts w:ascii="Times New Roman" w:hAnsi="Times New Roman" w:cs="Times New Roman"/>
          <w:sz w:val="20"/>
          <w:szCs w:val="20"/>
          <w:lang w:val="en-US"/>
        </w:rPr>
        <w:t>[9]</w:t>
      </w:r>
      <w:r w:rsidRPr="00561B93">
        <w:rPr>
          <w:rFonts w:ascii="Times New Roman" w:hAnsi="Times New Roman" w:cs="Times New Roman"/>
          <w:sz w:val="20"/>
          <w:szCs w:val="20"/>
          <w:lang w:val="en-US"/>
        </w:rPr>
        <w:tab/>
        <w:t xml:space="preserve">Li, H., Zhang, T., Han, G., Huang, Z., Xiao, H., Ni, Y., Liu, B., Lin, W., &amp; Lin, Y., "Enhanced stroke risk prediction in hypertensive patients through deep learning integration of imaging and clinical data," </w:t>
      </w:r>
      <w:r w:rsidRPr="00561B93">
        <w:rPr>
          <w:rFonts w:ascii="Times New Roman" w:hAnsi="Times New Roman" w:cs="Times New Roman"/>
          <w:i/>
          <w:iCs/>
          <w:sz w:val="20"/>
          <w:szCs w:val="20"/>
          <w:lang w:val="en-US"/>
        </w:rPr>
        <w:t>BMC Medical Informatics and Decision Making</w:t>
      </w:r>
      <w:r w:rsidRPr="00561B93">
        <w:rPr>
          <w:rFonts w:ascii="Times New Roman" w:hAnsi="Times New Roman" w:cs="Times New Roman"/>
          <w:sz w:val="20"/>
          <w:szCs w:val="20"/>
          <w:lang w:val="en-US"/>
        </w:rPr>
        <w:t xml:space="preserve">, vol. 25, 285, 2025, </w:t>
      </w:r>
    </w:p>
    <w:p w14:paraId="70803F33" w14:textId="77777777" w:rsidR="00561B93" w:rsidRPr="00561B93" w:rsidRDefault="00561B93" w:rsidP="00561B93">
      <w:pPr>
        <w:spacing w:after="0"/>
        <w:ind w:firstLine="720"/>
        <w:jc w:val="both"/>
        <w:rPr>
          <w:rFonts w:ascii="Times New Roman" w:hAnsi="Times New Roman" w:cs="Times New Roman"/>
          <w:sz w:val="20"/>
          <w:szCs w:val="20"/>
          <w:lang w:val="en-US"/>
        </w:rPr>
      </w:pPr>
      <w:proofErr w:type="spellStart"/>
      <w:r w:rsidRPr="00561B93">
        <w:rPr>
          <w:rFonts w:ascii="Times New Roman" w:hAnsi="Times New Roman" w:cs="Times New Roman"/>
          <w:sz w:val="20"/>
          <w:szCs w:val="20"/>
          <w:lang w:val="en-US"/>
        </w:rPr>
        <w:t>doi</w:t>
      </w:r>
      <w:proofErr w:type="spellEnd"/>
      <w:r w:rsidRPr="00561B93">
        <w:rPr>
          <w:rFonts w:ascii="Times New Roman" w:hAnsi="Times New Roman" w:cs="Times New Roman"/>
          <w:sz w:val="20"/>
          <w:szCs w:val="20"/>
          <w:lang w:val="en-US"/>
        </w:rPr>
        <w:t>: 10.1186/s12911-025-03120-6.</w:t>
      </w:r>
    </w:p>
    <w:p w14:paraId="03057A8C" w14:textId="77777777" w:rsidR="00561B93" w:rsidRPr="00561B93" w:rsidRDefault="00561B93" w:rsidP="00561B93">
      <w:pPr>
        <w:spacing w:after="0"/>
        <w:jc w:val="both"/>
        <w:rPr>
          <w:rFonts w:ascii="Times New Roman" w:hAnsi="Times New Roman" w:cs="Times New Roman"/>
          <w:sz w:val="20"/>
          <w:szCs w:val="20"/>
          <w:lang w:val="en-US"/>
        </w:rPr>
      </w:pPr>
    </w:p>
    <w:p w14:paraId="043AF972" w14:textId="77777777" w:rsidR="00561B93" w:rsidRPr="00561B93" w:rsidRDefault="00561B93" w:rsidP="00561B93">
      <w:pPr>
        <w:spacing w:after="0"/>
        <w:ind w:left="720" w:hanging="720"/>
        <w:jc w:val="both"/>
        <w:rPr>
          <w:rFonts w:ascii="Times New Roman" w:hAnsi="Times New Roman" w:cs="Times New Roman"/>
          <w:sz w:val="20"/>
          <w:szCs w:val="20"/>
          <w:lang w:val="en-US"/>
        </w:rPr>
      </w:pPr>
      <w:r w:rsidRPr="00561B93">
        <w:rPr>
          <w:rFonts w:ascii="Times New Roman" w:hAnsi="Times New Roman" w:cs="Times New Roman"/>
          <w:sz w:val="20"/>
          <w:szCs w:val="20"/>
          <w:lang w:val="en-US"/>
        </w:rPr>
        <w:t>[10]</w:t>
      </w:r>
      <w:r w:rsidRPr="00561B93">
        <w:rPr>
          <w:rFonts w:ascii="Times New Roman" w:hAnsi="Times New Roman" w:cs="Times New Roman"/>
          <w:sz w:val="20"/>
          <w:szCs w:val="20"/>
          <w:lang w:val="en-US"/>
        </w:rPr>
        <w:tab/>
        <w:t xml:space="preserve">Md. </w:t>
      </w:r>
      <w:proofErr w:type="spellStart"/>
      <w:r w:rsidRPr="00561B93">
        <w:rPr>
          <w:rFonts w:ascii="Times New Roman" w:hAnsi="Times New Roman" w:cs="Times New Roman"/>
          <w:sz w:val="20"/>
          <w:szCs w:val="20"/>
          <w:lang w:val="en-US"/>
        </w:rPr>
        <w:t>Ashrafuzzaman</w:t>
      </w:r>
      <w:proofErr w:type="spellEnd"/>
      <w:r w:rsidRPr="00561B93">
        <w:rPr>
          <w:rFonts w:ascii="Times New Roman" w:hAnsi="Times New Roman" w:cs="Times New Roman"/>
          <w:sz w:val="20"/>
          <w:szCs w:val="20"/>
          <w:lang w:val="en-US"/>
        </w:rPr>
        <w:t xml:space="preserve">, S. Saha, and K. Nur, "Prediction of stroke disease using deep CNN based approach," </w:t>
      </w:r>
      <w:r w:rsidRPr="00561B93">
        <w:rPr>
          <w:rFonts w:ascii="Times New Roman" w:hAnsi="Times New Roman" w:cs="Times New Roman"/>
          <w:i/>
          <w:iCs/>
          <w:sz w:val="20"/>
          <w:szCs w:val="20"/>
          <w:lang w:val="en-US"/>
        </w:rPr>
        <w:t>Journal of Advances in Information Technology</w:t>
      </w:r>
      <w:r w:rsidRPr="00561B93">
        <w:rPr>
          <w:rFonts w:ascii="Times New Roman" w:hAnsi="Times New Roman" w:cs="Times New Roman"/>
          <w:sz w:val="20"/>
          <w:szCs w:val="20"/>
          <w:lang w:val="en-US"/>
        </w:rPr>
        <w:t xml:space="preserve">, vol. 13, no. 6, pp. 604–613, Dec. 2022, </w:t>
      </w:r>
      <w:proofErr w:type="spellStart"/>
      <w:r w:rsidRPr="00561B93">
        <w:rPr>
          <w:rFonts w:ascii="Times New Roman" w:hAnsi="Times New Roman" w:cs="Times New Roman"/>
          <w:sz w:val="20"/>
          <w:szCs w:val="20"/>
          <w:lang w:val="en-US"/>
        </w:rPr>
        <w:t>doi</w:t>
      </w:r>
      <w:proofErr w:type="spellEnd"/>
      <w:r w:rsidRPr="00561B93">
        <w:rPr>
          <w:rFonts w:ascii="Times New Roman" w:hAnsi="Times New Roman" w:cs="Times New Roman"/>
          <w:sz w:val="20"/>
          <w:szCs w:val="20"/>
          <w:lang w:val="en-US"/>
        </w:rPr>
        <w:t>: 10.12720/jait.13.6.604-613.</w:t>
      </w:r>
    </w:p>
    <w:p w14:paraId="658040D0" w14:textId="77777777" w:rsidR="00561B93" w:rsidRPr="00561B93" w:rsidRDefault="00561B93" w:rsidP="00561B93">
      <w:pPr>
        <w:spacing w:after="0"/>
        <w:jc w:val="both"/>
        <w:rPr>
          <w:rFonts w:ascii="Times New Roman" w:hAnsi="Times New Roman" w:cs="Times New Roman"/>
          <w:sz w:val="20"/>
          <w:szCs w:val="20"/>
          <w:lang w:val="en-US"/>
        </w:rPr>
      </w:pPr>
    </w:p>
    <w:p w14:paraId="04435774" w14:textId="77777777" w:rsidR="00561B93" w:rsidRPr="00561B93" w:rsidRDefault="00561B93" w:rsidP="00561B93">
      <w:pPr>
        <w:spacing w:after="0"/>
        <w:ind w:left="720" w:hanging="720"/>
        <w:jc w:val="both"/>
        <w:rPr>
          <w:rFonts w:ascii="Times New Roman" w:hAnsi="Times New Roman" w:cs="Times New Roman"/>
          <w:sz w:val="20"/>
          <w:szCs w:val="20"/>
          <w:lang w:val="en-US"/>
        </w:rPr>
      </w:pPr>
      <w:r w:rsidRPr="00561B93">
        <w:rPr>
          <w:rFonts w:ascii="Times New Roman" w:hAnsi="Times New Roman" w:cs="Times New Roman"/>
          <w:sz w:val="20"/>
          <w:szCs w:val="20"/>
          <w:lang w:val="en-US"/>
        </w:rPr>
        <w:t>[11]</w:t>
      </w:r>
      <w:r w:rsidRPr="00561B93">
        <w:rPr>
          <w:rFonts w:ascii="Times New Roman" w:hAnsi="Times New Roman" w:cs="Times New Roman"/>
          <w:sz w:val="20"/>
          <w:szCs w:val="20"/>
          <w:lang w:val="en-US"/>
        </w:rPr>
        <w:tab/>
        <w:t xml:space="preserve">N. R. </w:t>
      </w:r>
      <w:proofErr w:type="spellStart"/>
      <w:r w:rsidRPr="00561B93">
        <w:rPr>
          <w:rFonts w:ascii="Times New Roman" w:hAnsi="Times New Roman" w:cs="Times New Roman"/>
          <w:sz w:val="20"/>
          <w:szCs w:val="20"/>
          <w:lang w:val="en-US"/>
        </w:rPr>
        <w:t>Kifli</w:t>
      </w:r>
      <w:proofErr w:type="spellEnd"/>
      <w:r w:rsidRPr="00561B93">
        <w:rPr>
          <w:rFonts w:ascii="Times New Roman" w:hAnsi="Times New Roman" w:cs="Times New Roman"/>
          <w:sz w:val="20"/>
          <w:szCs w:val="20"/>
          <w:lang w:val="en-US"/>
        </w:rPr>
        <w:t xml:space="preserve">, H. Hidayat, R. Rahmawati, F. P. </w:t>
      </w:r>
      <w:proofErr w:type="spellStart"/>
      <w:r w:rsidRPr="00561B93">
        <w:rPr>
          <w:rFonts w:ascii="Times New Roman" w:hAnsi="Times New Roman" w:cs="Times New Roman"/>
          <w:sz w:val="20"/>
          <w:szCs w:val="20"/>
          <w:lang w:val="en-US"/>
        </w:rPr>
        <w:t>Sukoco</w:t>
      </w:r>
      <w:proofErr w:type="spellEnd"/>
      <w:r w:rsidRPr="00561B93">
        <w:rPr>
          <w:rFonts w:ascii="Times New Roman" w:hAnsi="Times New Roman" w:cs="Times New Roman"/>
          <w:sz w:val="20"/>
          <w:szCs w:val="20"/>
          <w:lang w:val="en-US"/>
        </w:rPr>
        <w:t xml:space="preserve">, A. R. Yuniarti, and S. Rizal, "Brain stroke classification using one dimensional convolutional neural network," </w:t>
      </w:r>
      <w:r w:rsidRPr="00561B93">
        <w:rPr>
          <w:rFonts w:ascii="Times New Roman" w:hAnsi="Times New Roman" w:cs="Times New Roman"/>
          <w:i/>
          <w:iCs/>
          <w:sz w:val="20"/>
          <w:szCs w:val="20"/>
          <w:lang w:val="en-US"/>
        </w:rPr>
        <w:t>Proc. 2022 IEEE Asia Pacific Conf. Wireless and Mobile (</w:t>
      </w:r>
      <w:proofErr w:type="spellStart"/>
      <w:r w:rsidRPr="00561B93">
        <w:rPr>
          <w:rFonts w:ascii="Times New Roman" w:hAnsi="Times New Roman" w:cs="Times New Roman"/>
          <w:i/>
          <w:iCs/>
          <w:sz w:val="20"/>
          <w:szCs w:val="20"/>
          <w:lang w:val="en-US"/>
        </w:rPr>
        <w:t>APWiMob</w:t>
      </w:r>
      <w:proofErr w:type="spellEnd"/>
      <w:r w:rsidRPr="00561B93">
        <w:rPr>
          <w:rFonts w:ascii="Times New Roman" w:hAnsi="Times New Roman" w:cs="Times New Roman"/>
          <w:i/>
          <w:iCs/>
          <w:sz w:val="20"/>
          <w:szCs w:val="20"/>
          <w:lang w:val="en-US"/>
        </w:rPr>
        <w:t>)</w:t>
      </w:r>
      <w:r w:rsidRPr="00561B93">
        <w:rPr>
          <w:rFonts w:ascii="Times New Roman" w:hAnsi="Times New Roman" w:cs="Times New Roman"/>
          <w:sz w:val="20"/>
          <w:szCs w:val="20"/>
          <w:lang w:val="en-US"/>
        </w:rPr>
        <w:t xml:space="preserve">, Bandung, Indonesia, 2022, pp. 10014207, </w:t>
      </w:r>
    </w:p>
    <w:p w14:paraId="38E96577" w14:textId="77777777" w:rsidR="00830EB0" w:rsidRDefault="00561B93" w:rsidP="00561B93">
      <w:pPr>
        <w:spacing w:after="0"/>
        <w:ind w:firstLine="720"/>
        <w:jc w:val="both"/>
        <w:rPr>
          <w:rFonts w:ascii="Times New Roman" w:hAnsi="Times New Roman" w:cs="Times New Roman"/>
          <w:sz w:val="20"/>
          <w:szCs w:val="20"/>
          <w:lang w:val="en-US"/>
        </w:rPr>
      </w:pPr>
      <w:proofErr w:type="spellStart"/>
      <w:r w:rsidRPr="00561B93">
        <w:rPr>
          <w:rFonts w:ascii="Times New Roman" w:hAnsi="Times New Roman" w:cs="Times New Roman"/>
          <w:sz w:val="20"/>
          <w:szCs w:val="20"/>
          <w:lang w:val="en-US"/>
        </w:rPr>
        <w:t>doi</w:t>
      </w:r>
      <w:proofErr w:type="spellEnd"/>
      <w:r w:rsidRPr="00561B93">
        <w:rPr>
          <w:rFonts w:ascii="Times New Roman" w:hAnsi="Times New Roman" w:cs="Times New Roman"/>
          <w:sz w:val="20"/>
          <w:szCs w:val="20"/>
          <w:lang w:val="en-US"/>
        </w:rPr>
        <w:t>: 10.1109/APWiMob56856.2022.10014207.</w:t>
      </w:r>
    </w:p>
    <w:p w14:paraId="5BD9306D" w14:textId="77777777" w:rsidR="00830EB0" w:rsidRDefault="00830EB0" w:rsidP="00830EB0">
      <w:pPr>
        <w:spacing w:after="0"/>
        <w:jc w:val="both"/>
        <w:rPr>
          <w:rFonts w:ascii="Times New Roman" w:hAnsi="Times New Roman" w:cs="Times New Roman"/>
          <w:sz w:val="20"/>
          <w:szCs w:val="20"/>
          <w:lang w:val="en-US"/>
        </w:rPr>
      </w:pPr>
    </w:p>
    <w:p w14:paraId="267EB6EA" w14:textId="4D483625" w:rsidR="00561B93" w:rsidRDefault="00830EB0" w:rsidP="00830EB0">
      <w:pPr>
        <w:spacing w:after="0"/>
        <w:ind w:left="720" w:hanging="720"/>
        <w:jc w:val="both"/>
        <w:rPr>
          <w:rFonts w:ascii="Times New Roman" w:hAnsi="Times New Roman" w:cs="Times New Roman"/>
          <w:sz w:val="20"/>
          <w:szCs w:val="20"/>
        </w:rPr>
      </w:pPr>
      <w:r>
        <w:rPr>
          <w:rFonts w:ascii="Times New Roman" w:hAnsi="Times New Roman" w:cs="Times New Roman"/>
          <w:sz w:val="20"/>
          <w:szCs w:val="20"/>
          <w:lang w:val="en-US"/>
        </w:rPr>
        <w:t>[12]</w:t>
      </w:r>
      <w:r>
        <w:rPr>
          <w:rFonts w:ascii="Times New Roman" w:hAnsi="Times New Roman" w:cs="Times New Roman"/>
          <w:sz w:val="20"/>
          <w:szCs w:val="20"/>
          <w:lang w:val="en-US"/>
        </w:rPr>
        <w:tab/>
      </w:r>
      <w:r w:rsidRPr="00830EB0">
        <w:rPr>
          <w:rFonts w:ascii="Times New Roman" w:hAnsi="Times New Roman" w:cs="Times New Roman"/>
          <w:sz w:val="20"/>
          <w:szCs w:val="20"/>
        </w:rPr>
        <w:t xml:space="preserve">W. Heseltine-Carp, M. Courtman, D. Browning, A. </w:t>
      </w:r>
      <w:proofErr w:type="spellStart"/>
      <w:r w:rsidRPr="00830EB0">
        <w:rPr>
          <w:rFonts w:ascii="Times New Roman" w:hAnsi="Times New Roman" w:cs="Times New Roman"/>
          <w:sz w:val="20"/>
          <w:szCs w:val="20"/>
        </w:rPr>
        <w:t>Kasabe</w:t>
      </w:r>
      <w:proofErr w:type="spellEnd"/>
      <w:r w:rsidRPr="00830EB0">
        <w:rPr>
          <w:rFonts w:ascii="Times New Roman" w:hAnsi="Times New Roman" w:cs="Times New Roman"/>
          <w:sz w:val="20"/>
          <w:szCs w:val="20"/>
        </w:rPr>
        <w:t xml:space="preserve">, M. Allen, A. Streeter, E. </w:t>
      </w:r>
      <w:proofErr w:type="spellStart"/>
      <w:r w:rsidRPr="00830EB0">
        <w:rPr>
          <w:rFonts w:ascii="Times New Roman" w:hAnsi="Times New Roman" w:cs="Times New Roman"/>
          <w:sz w:val="20"/>
          <w:szCs w:val="20"/>
        </w:rPr>
        <w:t>Ifeachor</w:t>
      </w:r>
      <w:proofErr w:type="spellEnd"/>
      <w:r w:rsidRPr="00830EB0">
        <w:rPr>
          <w:rFonts w:ascii="Times New Roman" w:hAnsi="Times New Roman" w:cs="Times New Roman"/>
          <w:sz w:val="20"/>
          <w:szCs w:val="20"/>
        </w:rPr>
        <w:t xml:space="preserve">, M. James, and S. </w:t>
      </w:r>
      <w:proofErr w:type="spellStart"/>
      <w:r w:rsidRPr="00830EB0">
        <w:rPr>
          <w:rFonts w:ascii="Times New Roman" w:hAnsi="Times New Roman" w:cs="Times New Roman"/>
          <w:sz w:val="20"/>
          <w:szCs w:val="20"/>
        </w:rPr>
        <w:t>Mullin,“Machine</w:t>
      </w:r>
      <w:proofErr w:type="spellEnd"/>
      <w:r w:rsidRPr="00830EB0">
        <w:rPr>
          <w:rFonts w:ascii="Times New Roman" w:hAnsi="Times New Roman" w:cs="Times New Roman"/>
          <w:sz w:val="20"/>
          <w:szCs w:val="20"/>
        </w:rPr>
        <w:t xml:space="preserve"> learning to predict stroke risk from routine hospital data: A systematic review,” </w:t>
      </w:r>
      <w:r w:rsidRPr="00830EB0">
        <w:rPr>
          <w:rFonts w:ascii="Times New Roman" w:hAnsi="Times New Roman" w:cs="Times New Roman"/>
          <w:i/>
          <w:iCs/>
          <w:sz w:val="20"/>
          <w:szCs w:val="20"/>
        </w:rPr>
        <w:t>International Journal of Medical Informatics</w:t>
      </w:r>
      <w:r w:rsidRPr="00830EB0">
        <w:rPr>
          <w:rFonts w:ascii="Times New Roman" w:hAnsi="Times New Roman" w:cs="Times New Roman"/>
          <w:sz w:val="20"/>
          <w:szCs w:val="20"/>
        </w:rPr>
        <w:t>, vol. 196, 105811,</w:t>
      </w:r>
      <w:r>
        <w:rPr>
          <w:rFonts w:ascii="Times New Roman" w:hAnsi="Times New Roman" w:cs="Times New Roman"/>
          <w:sz w:val="20"/>
          <w:szCs w:val="20"/>
        </w:rPr>
        <w:t xml:space="preserve"> </w:t>
      </w:r>
      <w:r w:rsidRPr="00830EB0">
        <w:rPr>
          <w:rFonts w:ascii="Times New Roman" w:hAnsi="Times New Roman" w:cs="Times New Roman"/>
          <w:sz w:val="20"/>
          <w:szCs w:val="20"/>
        </w:rPr>
        <w:t>2025,</w:t>
      </w:r>
    </w:p>
    <w:p w14:paraId="2377DDDF" w14:textId="77777777" w:rsidR="00830EB0" w:rsidRDefault="00830EB0" w:rsidP="00830EB0">
      <w:pPr>
        <w:spacing w:after="0"/>
        <w:ind w:left="720" w:hanging="720"/>
        <w:jc w:val="both"/>
        <w:rPr>
          <w:rFonts w:ascii="Times New Roman" w:hAnsi="Times New Roman" w:cs="Times New Roman"/>
          <w:sz w:val="20"/>
          <w:szCs w:val="20"/>
          <w:lang w:val="en-US"/>
        </w:rPr>
      </w:pPr>
      <w:r>
        <w:rPr>
          <w:rFonts w:ascii="Times New Roman" w:hAnsi="Times New Roman" w:cs="Times New Roman"/>
          <w:sz w:val="20"/>
          <w:szCs w:val="20"/>
        </w:rPr>
        <w:tab/>
      </w:r>
      <w:proofErr w:type="spellStart"/>
      <w:r w:rsidRPr="00830EB0">
        <w:rPr>
          <w:rFonts w:ascii="Times New Roman" w:hAnsi="Times New Roman" w:cs="Times New Roman"/>
          <w:sz w:val="20"/>
          <w:szCs w:val="20"/>
        </w:rPr>
        <w:t>doi</w:t>
      </w:r>
      <w:proofErr w:type="spellEnd"/>
      <w:r w:rsidRPr="00830EB0">
        <w:rPr>
          <w:rFonts w:ascii="Times New Roman" w:hAnsi="Times New Roman" w:cs="Times New Roman"/>
          <w:sz w:val="20"/>
          <w:szCs w:val="20"/>
        </w:rPr>
        <w:t>: 10.1016/j.ijmedinf.2025.105811.</w:t>
      </w:r>
      <w:r w:rsidRPr="00830EB0">
        <w:rPr>
          <w:rFonts w:ascii="Times New Roman" w:hAnsi="Times New Roman" w:cs="Times New Roman"/>
          <w:sz w:val="20"/>
          <w:szCs w:val="20"/>
          <w:lang w:val="en-US"/>
        </w:rPr>
        <w:t xml:space="preserve"> </w:t>
      </w:r>
    </w:p>
    <w:p w14:paraId="63286FB0" w14:textId="77777777" w:rsidR="00830EB0" w:rsidRPr="00830EB0" w:rsidRDefault="00830EB0" w:rsidP="00830EB0">
      <w:pPr>
        <w:spacing w:after="0"/>
        <w:ind w:left="720" w:hanging="720"/>
        <w:jc w:val="both"/>
        <w:rPr>
          <w:rFonts w:ascii="Times New Roman" w:hAnsi="Times New Roman" w:cs="Times New Roman"/>
          <w:sz w:val="20"/>
          <w:szCs w:val="20"/>
        </w:rPr>
      </w:pPr>
    </w:p>
    <w:p w14:paraId="7534BD3A" w14:textId="1DE3C3B2" w:rsidR="00830EB0" w:rsidRDefault="00830EB0" w:rsidP="00830EB0">
      <w:pPr>
        <w:spacing w:after="0"/>
        <w:ind w:left="720" w:hanging="720"/>
        <w:jc w:val="both"/>
        <w:rPr>
          <w:rFonts w:ascii="Times New Roman" w:hAnsi="Times New Roman" w:cs="Times New Roman"/>
          <w:sz w:val="20"/>
          <w:szCs w:val="20"/>
        </w:rPr>
      </w:pPr>
      <w:r>
        <w:rPr>
          <w:rFonts w:ascii="Times New Roman" w:hAnsi="Times New Roman" w:cs="Times New Roman"/>
          <w:sz w:val="20"/>
          <w:szCs w:val="20"/>
        </w:rPr>
        <w:t>[13]</w:t>
      </w:r>
      <w:r>
        <w:rPr>
          <w:rFonts w:ascii="Times New Roman" w:hAnsi="Times New Roman" w:cs="Times New Roman"/>
          <w:sz w:val="20"/>
          <w:szCs w:val="20"/>
        </w:rPr>
        <w:tab/>
      </w:r>
      <w:r w:rsidRPr="00830EB0">
        <w:rPr>
          <w:rFonts w:ascii="Times New Roman" w:hAnsi="Times New Roman" w:cs="Times New Roman"/>
          <w:sz w:val="20"/>
          <w:szCs w:val="20"/>
        </w:rPr>
        <w:t>T. N. Deepthi, M. Gouthami, S. Sharmila, M. Swarna, and C. L. Akshaya,</w:t>
      </w:r>
      <w:r>
        <w:rPr>
          <w:rFonts w:ascii="Times New Roman" w:hAnsi="Times New Roman" w:cs="Times New Roman"/>
          <w:sz w:val="20"/>
          <w:szCs w:val="20"/>
        </w:rPr>
        <w:t xml:space="preserve"> </w:t>
      </w:r>
      <w:r w:rsidRPr="00830EB0">
        <w:rPr>
          <w:rFonts w:ascii="Times New Roman" w:hAnsi="Times New Roman" w:cs="Times New Roman"/>
          <w:sz w:val="20"/>
          <w:szCs w:val="20"/>
        </w:rPr>
        <w:t xml:space="preserve">“Prediction of brain stroke in human beings using machine learning,” </w:t>
      </w:r>
      <w:r w:rsidRPr="00830EB0">
        <w:rPr>
          <w:rFonts w:ascii="Times New Roman" w:hAnsi="Times New Roman" w:cs="Times New Roman"/>
          <w:i/>
          <w:iCs/>
          <w:sz w:val="20"/>
          <w:szCs w:val="20"/>
        </w:rPr>
        <w:t>Proc. 2nd Int. Conf. Electron. Renew. Syst. (ICEARS)</w:t>
      </w:r>
      <w:r w:rsidRPr="00830EB0">
        <w:rPr>
          <w:rFonts w:ascii="Times New Roman" w:hAnsi="Times New Roman" w:cs="Times New Roman"/>
          <w:sz w:val="20"/>
          <w:szCs w:val="20"/>
        </w:rPr>
        <w:t>, 2023, pp. 1314–1319,</w:t>
      </w:r>
    </w:p>
    <w:p w14:paraId="6FCF4AB1" w14:textId="62845D05" w:rsidR="00830EB0" w:rsidRPr="00830EB0" w:rsidRDefault="00830EB0" w:rsidP="00830EB0">
      <w:pPr>
        <w:spacing w:after="0"/>
        <w:ind w:left="720" w:hanging="720"/>
        <w:jc w:val="both"/>
        <w:rPr>
          <w:rFonts w:ascii="Times New Roman" w:hAnsi="Times New Roman" w:cs="Times New Roman"/>
          <w:sz w:val="20"/>
          <w:szCs w:val="20"/>
        </w:rPr>
      </w:pPr>
      <w:r>
        <w:rPr>
          <w:rFonts w:ascii="Times New Roman" w:hAnsi="Times New Roman" w:cs="Times New Roman"/>
          <w:sz w:val="20"/>
          <w:szCs w:val="20"/>
        </w:rPr>
        <w:tab/>
      </w:r>
      <w:proofErr w:type="spellStart"/>
      <w:r w:rsidRPr="00830EB0">
        <w:rPr>
          <w:rFonts w:ascii="Times New Roman" w:hAnsi="Times New Roman" w:cs="Times New Roman"/>
          <w:sz w:val="20"/>
          <w:szCs w:val="20"/>
        </w:rPr>
        <w:t>doi</w:t>
      </w:r>
      <w:proofErr w:type="spellEnd"/>
      <w:r w:rsidRPr="00830EB0">
        <w:rPr>
          <w:rFonts w:ascii="Times New Roman" w:hAnsi="Times New Roman" w:cs="Times New Roman"/>
          <w:sz w:val="20"/>
          <w:szCs w:val="20"/>
        </w:rPr>
        <w:t>: 10.1109/ICEARS56392.2023.10085128.</w:t>
      </w:r>
    </w:p>
    <w:p w14:paraId="6D57CCB7" w14:textId="77777777" w:rsidR="00561B93" w:rsidRDefault="00561B93" w:rsidP="00DE60D5">
      <w:pPr>
        <w:spacing w:after="0"/>
        <w:jc w:val="both"/>
        <w:rPr>
          <w:rFonts w:ascii="Times New Roman" w:hAnsi="Times New Roman" w:cs="Times New Roman"/>
          <w:sz w:val="20"/>
          <w:szCs w:val="20"/>
        </w:rPr>
      </w:pPr>
    </w:p>
    <w:p w14:paraId="6C3250B1" w14:textId="35F2608F" w:rsidR="00084B49" w:rsidRDefault="00084B49" w:rsidP="00084B49">
      <w:pPr>
        <w:spacing w:after="0"/>
        <w:ind w:left="720" w:hanging="720"/>
        <w:jc w:val="both"/>
        <w:rPr>
          <w:rFonts w:ascii="Times New Roman" w:hAnsi="Times New Roman" w:cs="Times New Roman"/>
          <w:sz w:val="20"/>
          <w:szCs w:val="20"/>
        </w:rPr>
      </w:pPr>
      <w:r>
        <w:rPr>
          <w:rFonts w:ascii="Times New Roman" w:hAnsi="Times New Roman" w:cs="Times New Roman"/>
          <w:sz w:val="20"/>
          <w:szCs w:val="20"/>
        </w:rPr>
        <w:t>[14]</w:t>
      </w:r>
      <w:r>
        <w:rPr>
          <w:rFonts w:ascii="Times New Roman" w:hAnsi="Times New Roman" w:cs="Times New Roman"/>
          <w:sz w:val="20"/>
          <w:szCs w:val="20"/>
        </w:rPr>
        <w:tab/>
      </w:r>
      <w:r w:rsidRPr="00084B49">
        <w:rPr>
          <w:rFonts w:ascii="Times New Roman" w:hAnsi="Times New Roman" w:cs="Times New Roman"/>
          <w:sz w:val="20"/>
          <w:szCs w:val="20"/>
        </w:rPr>
        <w:t xml:space="preserve">R. M. </w:t>
      </w:r>
      <w:proofErr w:type="spellStart"/>
      <w:r w:rsidRPr="00084B49">
        <w:rPr>
          <w:rFonts w:ascii="Times New Roman" w:hAnsi="Times New Roman" w:cs="Times New Roman"/>
          <w:sz w:val="20"/>
          <w:szCs w:val="20"/>
        </w:rPr>
        <w:t>Mandhare</w:t>
      </w:r>
      <w:proofErr w:type="spellEnd"/>
      <w:r w:rsidRPr="00084B49">
        <w:rPr>
          <w:rFonts w:ascii="Times New Roman" w:hAnsi="Times New Roman" w:cs="Times New Roman"/>
          <w:sz w:val="20"/>
          <w:szCs w:val="20"/>
        </w:rPr>
        <w:t xml:space="preserve"> and D. B. Kshirsagar,</w:t>
      </w:r>
      <w:r w:rsidRPr="00084B49">
        <w:rPr>
          <w:rFonts w:ascii="Times New Roman" w:hAnsi="Times New Roman" w:cs="Times New Roman"/>
          <w:sz w:val="20"/>
          <w:szCs w:val="20"/>
        </w:rPr>
        <w:br/>
        <w:t xml:space="preserve">“Analysis of AI-driven brain stroke prediction using machine learning and deep learning,” </w:t>
      </w:r>
      <w:r w:rsidRPr="00084B49">
        <w:rPr>
          <w:rFonts w:ascii="Times New Roman" w:hAnsi="Times New Roman" w:cs="Times New Roman"/>
          <w:i/>
          <w:iCs/>
          <w:sz w:val="20"/>
          <w:szCs w:val="20"/>
        </w:rPr>
        <w:t xml:space="preserve">Proc. 2024 Int. Conf. </w:t>
      </w:r>
      <w:proofErr w:type="spellStart"/>
      <w:r w:rsidRPr="00084B49">
        <w:rPr>
          <w:rFonts w:ascii="Times New Roman" w:hAnsi="Times New Roman" w:cs="Times New Roman"/>
          <w:i/>
          <w:iCs/>
          <w:sz w:val="20"/>
          <w:szCs w:val="20"/>
        </w:rPr>
        <w:t>Commun</w:t>
      </w:r>
      <w:proofErr w:type="spellEnd"/>
      <w:r w:rsidRPr="00084B49">
        <w:rPr>
          <w:rFonts w:ascii="Times New Roman" w:hAnsi="Times New Roman" w:cs="Times New Roman"/>
          <w:i/>
          <w:iCs/>
          <w:sz w:val="20"/>
          <w:szCs w:val="20"/>
        </w:rPr>
        <w:t xml:space="preserve">., </w:t>
      </w:r>
      <w:proofErr w:type="spellStart"/>
      <w:r w:rsidRPr="00084B49">
        <w:rPr>
          <w:rFonts w:ascii="Times New Roman" w:hAnsi="Times New Roman" w:cs="Times New Roman"/>
          <w:i/>
          <w:iCs/>
          <w:sz w:val="20"/>
          <w:szCs w:val="20"/>
        </w:rPr>
        <w:t>Comput</w:t>
      </w:r>
      <w:proofErr w:type="spellEnd"/>
      <w:r w:rsidRPr="00084B49">
        <w:rPr>
          <w:rFonts w:ascii="Times New Roman" w:hAnsi="Times New Roman" w:cs="Times New Roman"/>
          <w:i/>
          <w:iCs/>
          <w:sz w:val="20"/>
          <w:szCs w:val="20"/>
        </w:rPr>
        <w:t>. Sci. Eng. (IC3SE)</w:t>
      </w:r>
      <w:r w:rsidRPr="00084B49">
        <w:rPr>
          <w:rFonts w:ascii="Times New Roman" w:hAnsi="Times New Roman" w:cs="Times New Roman"/>
          <w:sz w:val="20"/>
          <w:szCs w:val="20"/>
        </w:rPr>
        <w:t>, 2024, pp. 1104–1110,</w:t>
      </w:r>
      <w:r w:rsidRPr="00084B49">
        <w:rPr>
          <w:rFonts w:ascii="Times New Roman" w:hAnsi="Times New Roman" w:cs="Times New Roman"/>
          <w:sz w:val="20"/>
          <w:szCs w:val="20"/>
        </w:rPr>
        <w:br/>
      </w:r>
      <w:proofErr w:type="spellStart"/>
      <w:r w:rsidRPr="00084B49">
        <w:rPr>
          <w:rFonts w:ascii="Times New Roman" w:hAnsi="Times New Roman" w:cs="Times New Roman"/>
          <w:sz w:val="20"/>
          <w:szCs w:val="20"/>
        </w:rPr>
        <w:t>doi</w:t>
      </w:r>
      <w:proofErr w:type="spellEnd"/>
      <w:r w:rsidRPr="00084B49">
        <w:rPr>
          <w:rFonts w:ascii="Times New Roman" w:hAnsi="Times New Roman" w:cs="Times New Roman"/>
          <w:sz w:val="20"/>
          <w:szCs w:val="20"/>
        </w:rPr>
        <w:t>: 10.1109/IC3SE62002.2024.10593413.</w:t>
      </w:r>
    </w:p>
    <w:p w14:paraId="5880E006" w14:textId="77777777" w:rsidR="00084B49" w:rsidRDefault="00084B49" w:rsidP="00084B49">
      <w:pPr>
        <w:spacing w:after="0"/>
        <w:ind w:left="720" w:hanging="720"/>
        <w:jc w:val="both"/>
        <w:rPr>
          <w:rFonts w:ascii="Times New Roman" w:hAnsi="Times New Roman" w:cs="Times New Roman"/>
          <w:sz w:val="20"/>
          <w:szCs w:val="20"/>
        </w:rPr>
      </w:pPr>
    </w:p>
    <w:p w14:paraId="3C9AABCC" w14:textId="7EAEE9D5" w:rsidR="00084B49" w:rsidRDefault="00084B49" w:rsidP="00084B49">
      <w:pPr>
        <w:spacing w:after="0"/>
        <w:ind w:left="720" w:hanging="720"/>
        <w:jc w:val="both"/>
        <w:rPr>
          <w:rFonts w:ascii="Times New Roman" w:hAnsi="Times New Roman" w:cs="Times New Roman"/>
          <w:sz w:val="20"/>
          <w:szCs w:val="20"/>
        </w:rPr>
      </w:pPr>
      <w:r>
        <w:rPr>
          <w:rFonts w:ascii="Times New Roman" w:hAnsi="Times New Roman" w:cs="Times New Roman"/>
          <w:sz w:val="20"/>
          <w:szCs w:val="20"/>
        </w:rPr>
        <w:t>[15]</w:t>
      </w:r>
      <w:r>
        <w:rPr>
          <w:rFonts w:ascii="Times New Roman" w:hAnsi="Times New Roman" w:cs="Times New Roman"/>
          <w:sz w:val="20"/>
          <w:szCs w:val="20"/>
        </w:rPr>
        <w:tab/>
      </w:r>
      <w:r w:rsidRPr="00084B49">
        <w:rPr>
          <w:rFonts w:ascii="Times New Roman" w:hAnsi="Times New Roman" w:cs="Times New Roman"/>
          <w:sz w:val="20"/>
          <w:szCs w:val="20"/>
        </w:rPr>
        <w:t xml:space="preserve">A. N. </w:t>
      </w:r>
      <w:proofErr w:type="spellStart"/>
      <w:r w:rsidRPr="00084B49">
        <w:rPr>
          <w:rFonts w:ascii="Times New Roman" w:hAnsi="Times New Roman" w:cs="Times New Roman"/>
          <w:sz w:val="20"/>
          <w:szCs w:val="20"/>
        </w:rPr>
        <w:t>Tusher</w:t>
      </w:r>
      <w:proofErr w:type="spellEnd"/>
      <w:r w:rsidRPr="00084B49">
        <w:rPr>
          <w:rFonts w:ascii="Times New Roman" w:hAnsi="Times New Roman" w:cs="Times New Roman"/>
          <w:sz w:val="20"/>
          <w:szCs w:val="20"/>
        </w:rPr>
        <w:t>, M. S. Sadik, and M. T. Islam,</w:t>
      </w:r>
      <w:r w:rsidRPr="00084B49">
        <w:rPr>
          <w:rFonts w:ascii="Times New Roman" w:hAnsi="Times New Roman" w:cs="Times New Roman"/>
          <w:sz w:val="20"/>
          <w:szCs w:val="20"/>
        </w:rPr>
        <w:br/>
        <w:t xml:space="preserve">“Early brain stroke prediction using machine learning,” </w:t>
      </w:r>
      <w:r w:rsidRPr="00084B49">
        <w:rPr>
          <w:rFonts w:ascii="Times New Roman" w:hAnsi="Times New Roman" w:cs="Times New Roman"/>
          <w:i/>
          <w:iCs/>
          <w:sz w:val="20"/>
          <w:szCs w:val="20"/>
        </w:rPr>
        <w:t>Proc. 2022 11th Int. Conf. Syst. Model. Adv. Res. Trends (SMART)</w:t>
      </w:r>
      <w:r w:rsidRPr="00084B49">
        <w:rPr>
          <w:rFonts w:ascii="Times New Roman" w:hAnsi="Times New Roman" w:cs="Times New Roman"/>
          <w:sz w:val="20"/>
          <w:szCs w:val="20"/>
        </w:rPr>
        <w:t>, 2022, pp. 1280–1286,</w:t>
      </w:r>
      <w:r w:rsidRPr="00084B49">
        <w:rPr>
          <w:rFonts w:ascii="Times New Roman" w:hAnsi="Times New Roman" w:cs="Times New Roman"/>
          <w:sz w:val="20"/>
          <w:szCs w:val="20"/>
        </w:rPr>
        <w:br/>
      </w:r>
      <w:proofErr w:type="spellStart"/>
      <w:r w:rsidRPr="00084B49">
        <w:rPr>
          <w:rFonts w:ascii="Times New Roman" w:hAnsi="Times New Roman" w:cs="Times New Roman"/>
          <w:sz w:val="20"/>
          <w:szCs w:val="20"/>
        </w:rPr>
        <w:t>doi</w:t>
      </w:r>
      <w:proofErr w:type="spellEnd"/>
      <w:r w:rsidRPr="00084B49">
        <w:rPr>
          <w:rFonts w:ascii="Times New Roman" w:hAnsi="Times New Roman" w:cs="Times New Roman"/>
          <w:sz w:val="20"/>
          <w:szCs w:val="20"/>
        </w:rPr>
        <w:t>: 10.1109/SMART55829.2022.10046889</w:t>
      </w:r>
    </w:p>
    <w:p w14:paraId="689C1364" w14:textId="2050EC4F" w:rsidR="00EA6A0F" w:rsidRDefault="00EA6A0F" w:rsidP="005D012F">
      <w:pPr>
        <w:pStyle w:val="ListParagraph"/>
        <w:spacing w:after="0"/>
        <w:ind w:left="0"/>
        <w:jc w:val="both"/>
        <w:rPr>
          <w:rFonts w:ascii="Times New Roman" w:hAnsi="Times New Roman" w:cs="Times New Roman"/>
          <w:sz w:val="20"/>
          <w:szCs w:val="20"/>
        </w:rPr>
      </w:pPr>
    </w:p>
    <w:p w14:paraId="0F810788" w14:textId="77777777" w:rsidR="00084B49" w:rsidRDefault="00084B49" w:rsidP="00084B49">
      <w:pPr>
        <w:pStyle w:val="ListParagraph"/>
        <w:spacing w:after="0"/>
        <w:ind w:hanging="720"/>
        <w:jc w:val="both"/>
        <w:rPr>
          <w:rFonts w:ascii="Times New Roman" w:hAnsi="Times New Roman" w:cs="Times New Roman"/>
          <w:sz w:val="20"/>
          <w:szCs w:val="20"/>
        </w:rPr>
      </w:pPr>
      <w:r>
        <w:rPr>
          <w:rFonts w:ascii="Times New Roman" w:hAnsi="Times New Roman" w:cs="Times New Roman"/>
          <w:sz w:val="20"/>
          <w:szCs w:val="20"/>
        </w:rPr>
        <w:t>[16]</w:t>
      </w:r>
      <w:r>
        <w:rPr>
          <w:rFonts w:ascii="Times New Roman" w:hAnsi="Times New Roman" w:cs="Times New Roman"/>
          <w:sz w:val="20"/>
          <w:szCs w:val="20"/>
        </w:rPr>
        <w:tab/>
      </w:r>
      <w:r w:rsidRPr="00084B49">
        <w:rPr>
          <w:rFonts w:ascii="Times New Roman" w:hAnsi="Times New Roman" w:cs="Times New Roman"/>
          <w:sz w:val="20"/>
          <w:szCs w:val="20"/>
        </w:rPr>
        <w:t xml:space="preserve">N. Devarakonda, B. L. S. Sai, U. Pravalika, and S. </w:t>
      </w:r>
      <w:proofErr w:type="spellStart"/>
      <w:r w:rsidRPr="00084B49">
        <w:rPr>
          <w:rFonts w:ascii="Times New Roman" w:hAnsi="Times New Roman" w:cs="Times New Roman"/>
          <w:sz w:val="20"/>
          <w:szCs w:val="20"/>
        </w:rPr>
        <w:t>Naganjaneyulu</w:t>
      </w:r>
      <w:proofErr w:type="spellEnd"/>
      <w:r w:rsidRPr="00084B49">
        <w:rPr>
          <w:rFonts w:ascii="Times New Roman" w:hAnsi="Times New Roman" w:cs="Times New Roman"/>
          <w:sz w:val="20"/>
          <w:szCs w:val="20"/>
        </w:rPr>
        <w:t>,</w:t>
      </w:r>
      <w:r>
        <w:rPr>
          <w:rFonts w:ascii="Times New Roman" w:hAnsi="Times New Roman" w:cs="Times New Roman"/>
          <w:sz w:val="20"/>
          <w:szCs w:val="20"/>
        </w:rPr>
        <w:t xml:space="preserve"> </w:t>
      </w:r>
      <w:r w:rsidRPr="00084B49">
        <w:rPr>
          <w:rFonts w:ascii="Times New Roman" w:hAnsi="Times New Roman" w:cs="Times New Roman"/>
          <w:sz w:val="20"/>
          <w:szCs w:val="20"/>
        </w:rPr>
        <w:t xml:space="preserve">“Brain stroke prediction using machine learning techniques,” </w:t>
      </w:r>
      <w:r w:rsidRPr="00084B49">
        <w:rPr>
          <w:rFonts w:ascii="Times New Roman" w:hAnsi="Times New Roman" w:cs="Times New Roman"/>
          <w:i/>
          <w:iCs/>
          <w:sz w:val="20"/>
          <w:szCs w:val="20"/>
        </w:rPr>
        <w:t xml:space="preserve">Proc. 2023 5th Int. Conf. </w:t>
      </w:r>
      <w:proofErr w:type="spellStart"/>
      <w:r w:rsidRPr="00084B49">
        <w:rPr>
          <w:rFonts w:ascii="Times New Roman" w:hAnsi="Times New Roman" w:cs="Times New Roman"/>
          <w:i/>
          <w:iCs/>
          <w:sz w:val="20"/>
          <w:szCs w:val="20"/>
        </w:rPr>
        <w:t>Electr</w:t>
      </w:r>
      <w:proofErr w:type="spellEnd"/>
      <w:r w:rsidRPr="00084B49">
        <w:rPr>
          <w:rFonts w:ascii="Times New Roman" w:hAnsi="Times New Roman" w:cs="Times New Roman"/>
          <w:i/>
          <w:iCs/>
          <w:sz w:val="20"/>
          <w:szCs w:val="20"/>
        </w:rPr>
        <w:t xml:space="preserve">., </w:t>
      </w:r>
      <w:proofErr w:type="spellStart"/>
      <w:r w:rsidRPr="00084B49">
        <w:rPr>
          <w:rFonts w:ascii="Times New Roman" w:hAnsi="Times New Roman" w:cs="Times New Roman"/>
          <w:i/>
          <w:iCs/>
          <w:sz w:val="20"/>
          <w:szCs w:val="20"/>
        </w:rPr>
        <w:t>Comput</w:t>
      </w:r>
      <w:proofErr w:type="spellEnd"/>
      <w:r w:rsidRPr="00084B49">
        <w:rPr>
          <w:rFonts w:ascii="Times New Roman" w:hAnsi="Times New Roman" w:cs="Times New Roman"/>
          <w:i/>
          <w:iCs/>
          <w:sz w:val="20"/>
          <w:szCs w:val="20"/>
        </w:rPr>
        <w:t>. Commun. Technol. (ICECCT)</w:t>
      </w:r>
      <w:r w:rsidRPr="00084B49">
        <w:rPr>
          <w:rFonts w:ascii="Times New Roman" w:hAnsi="Times New Roman" w:cs="Times New Roman"/>
          <w:sz w:val="20"/>
          <w:szCs w:val="20"/>
        </w:rPr>
        <w:t>, 2023, pp. 1–7,</w:t>
      </w:r>
    </w:p>
    <w:p w14:paraId="13D62B4B" w14:textId="640AB828" w:rsidR="00084B49" w:rsidRPr="00DE60D5" w:rsidRDefault="00084B49" w:rsidP="00084B49">
      <w:pPr>
        <w:pStyle w:val="ListParagraph"/>
        <w:spacing w:after="0"/>
        <w:jc w:val="both"/>
        <w:rPr>
          <w:rFonts w:ascii="Times New Roman" w:hAnsi="Times New Roman" w:cs="Times New Roman"/>
          <w:sz w:val="20"/>
          <w:szCs w:val="20"/>
        </w:rPr>
      </w:pPr>
      <w:proofErr w:type="spellStart"/>
      <w:r w:rsidRPr="00084B49">
        <w:rPr>
          <w:rFonts w:ascii="Times New Roman" w:hAnsi="Times New Roman" w:cs="Times New Roman"/>
          <w:sz w:val="20"/>
          <w:szCs w:val="20"/>
        </w:rPr>
        <w:t>doi</w:t>
      </w:r>
      <w:proofErr w:type="spellEnd"/>
      <w:r w:rsidRPr="00084B49">
        <w:rPr>
          <w:rFonts w:ascii="Times New Roman" w:hAnsi="Times New Roman" w:cs="Times New Roman"/>
          <w:sz w:val="20"/>
          <w:szCs w:val="20"/>
        </w:rPr>
        <w:t xml:space="preserve">: </w:t>
      </w:r>
      <w:r w:rsidRPr="00174A40">
        <w:rPr>
          <w:rFonts w:ascii="Times New Roman" w:hAnsi="Times New Roman" w:cs="Times New Roman"/>
          <w:sz w:val="20"/>
          <w:szCs w:val="20"/>
        </w:rPr>
        <w:t>10.1109/ICECCT56650.2023.10179623</w:t>
      </w:r>
      <w:r w:rsidRPr="00084B49">
        <w:rPr>
          <w:rFonts w:ascii="Times New Roman" w:hAnsi="Times New Roman" w:cs="Times New Roman"/>
          <w:sz w:val="20"/>
          <w:szCs w:val="20"/>
        </w:rPr>
        <w:t>.</w:t>
      </w:r>
    </w:p>
    <w:sectPr w:rsidR="00084B49" w:rsidRPr="00DE60D5" w:rsidSect="00561B93">
      <w:type w:val="continuous"/>
      <w:pgSz w:w="11906" w:h="16838"/>
      <w:pgMar w:top="1077" w:right="737" w:bottom="2438" w:left="737" w:header="737" w:footer="567" w:gutter="0"/>
      <w:cols w:num="2" w:space="284"/>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031EF6" w14:textId="77777777" w:rsidR="003511D3" w:rsidRDefault="003511D3" w:rsidP="00FA66D9">
      <w:pPr>
        <w:spacing w:after="0" w:line="240" w:lineRule="auto"/>
      </w:pPr>
      <w:r>
        <w:separator/>
      </w:r>
    </w:p>
  </w:endnote>
  <w:endnote w:type="continuationSeparator" w:id="0">
    <w:p w14:paraId="17E3EC0F" w14:textId="77777777" w:rsidR="003511D3" w:rsidRDefault="003511D3" w:rsidP="00FA6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511D5D" w14:textId="77777777" w:rsidR="003511D3" w:rsidRDefault="003511D3" w:rsidP="00FA66D9">
      <w:pPr>
        <w:spacing w:after="0" w:line="240" w:lineRule="auto"/>
      </w:pPr>
      <w:r>
        <w:separator/>
      </w:r>
    </w:p>
  </w:footnote>
  <w:footnote w:type="continuationSeparator" w:id="0">
    <w:p w14:paraId="6D7A8BA8" w14:textId="77777777" w:rsidR="003511D3" w:rsidRDefault="003511D3" w:rsidP="00FA66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C4159"/>
    <w:multiLevelType w:val="hybridMultilevel"/>
    <w:tmpl w:val="5C9A16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0D92AD2"/>
    <w:multiLevelType w:val="multilevel"/>
    <w:tmpl w:val="C7F231C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041C43D7"/>
    <w:multiLevelType w:val="hybridMultilevel"/>
    <w:tmpl w:val="A3A8D6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6801855"/>
    <w:multiLevelType w:val="hybridMultilevel"/>
    <w:tmpl w:val="50C64ED6"/>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08E73469"/>
    <w:multiLevelType w:val="hybridMultilevel"/>
    <w:tmpl w:val="9D02EF66"/>
    <w:lvl w:ilvl="0" w:tplc="83164F7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71407F2"/>
    <w:multiLevelType w:val="multilevel"/>
    <w:tmpl w:val="203AA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620990"/>
    <w:multiLevelType w:val="multilevel"/>
    <w:tmpl w:val="208AB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5004DB"/>
    <w:multiLevelType w:val="multilevel"/>
    <w:tmpl w:val="D28A7A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CBA3AC6"/>
    <w:multiLevelType w:val="multilevel"/>
    <w:tmpl w:val="ED440F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F00496"/>
    <w:multiLevelType w:val="multilevel"/>
    <w:tmpl w:val="3BEE7B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220F5417"/>
    <w:multiLevelType w:val="multilevel"/>
    <w:tmpl w:val="5924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132AED"/>
    <w:multiLevelType w:val="multilevel"/>
    <w:tmpl w:val="E3F24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0721CB"/>
    <w:multiLevelType w:val="multilevel"/>
    <w:tmpl w:val="44B0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DF1650"/>
    <w:multiLevelType w:val="multilevel"/>
    <w:tmpl w:val="76C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DE5CE0"/>
    <w:multiLevelType w:val="multilevel"/>
    <w:tmpl w:val="9230E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D5534F"/>
    <w:multiLevelType w:val="multilevel"/>
    <w:tmpl w:val="811C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FF56BF"/>
    <w:multiLevelType w:val="multilevel"/>
    <w:tmpl w:val="45AC3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AF47A1"/>
    <w:multiLevelType w:val="hybridMultilevel"/>
    <w:tmpl w:val="FD427E0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nsid w:val="32A77311"/>
    <w:multiLevelType w:val="hybridMultilevel"/>
    <w:tmpl w:val="3AFAFB30"/>
    <w:lvl w:ilvl="0" w:tplc="10BE8F5E">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341C6196"/>
    <w:multiLevelType w:val="hybridMultilevel"/>
    <w:tmpl w:val="0A221A0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nsid w:val="3A940F62"/>
    <w:multiLevelType w:val="multilevel"/>
    <w:tmpl w:val="D10E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B624C8"/>
    <w:multiLevelType w:val="hybridMultilevel"/>
    <w:tmpl w:val="DB1410A8"/>
    <w:lvl w:ilvl="0" w:tplc="4EB84B30">
      <w:start w:val="1"/>
      <w:numFmt w:val="upperRoman"/>
      <w:lvlText w:val="%1."/>
      <w:lvlJc w:val="left"/>
      <w:pPr>
        <w:ind w:left="1080" w:hanging="72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3B1856EE"/>
    <w:multiLevelType w:val="multilevel"/>
    <w:tmpl w:val="8774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FF19C9"/>
    <w:multiLevelType w:val="multilevel"/>
    <w:tmpl w:val="DAA8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E672908"/>
    <w:multiLevelType w:val="hybridMultilevel"/>
    <w:tmpl w:val="A98A98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3FE912CA"/>
    <w:multiLevelType w:val="multilevel"/>
    <w:tmpl w:val="F37ED9C0"/>
    <w:lvl w:ilvl="0">
      <w:start w:val="1"/>
      <w:numFmt w:val="bullet"/>
      <w:lvlText w:val=""/>
      <w:lvlJc w:val="left"/>
      <w:pPr>
        <w:tabs>
          <w:tab w:val="num" w:pos="360"/>
        </w:tabs>
        <w:ind w:left="360" w:hanging="360"/>
      </w:pPr>
      <w:rPr>
        <w:rFonts w:ascii="Symbol" w:hAnsi="Symbol" w:hint="default"/>
        <w:sz w:val="20"/>
      </w:rPr>
    </w:lvl>
    <w:lvl w:ilvl="1">
      <w:numFmt w:val="decimal"/>
      <w:lvlText w:val="%2."/>
      <w:lvlJc w:val="left"/>
      <w:pPr>
        <w:ind w:left="1440" w:hanging="360"/>
      </w:pPr>
      <w:rPr>
        <w:rFonts w:hint="default"/>
        <w:b w:val="0"/>
      </w:rPr>
    </w:lvl>
    <w:lvl w:ilvl="2">
      <w:start w:val="1"/>
      <w:numFmt w:val="bullet"/>
      <w:lvlText w:val=""/>
      <w:lvlJc w:val="left"/>
      <w:pPr>
        <w:ind w:left="2160" w:hanging="360"/>
      </w:pPr>
      <w:rPr>
        <w:rFonts w:ascii="Symbol" w:hAnsi="Symbol" w:hint="default"/>
      </w:rPr>
    </w:lvl>
    <w:lvl w:ilvl="3">
      <w:numFmt w:val="bullet"/>
      <w:lvlText w:val="•"/>
      <w:lvlJc w:val="left"/>
      <w:pPr>
        <w:ind w:left="2880" w:hanging="360"/>
      </w:pPr>
      <w:rPr>
        <w:rFonts w:ascii="Times New Roman" w:eastAsiaTheme="minorHAnsi"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484F78"/>
    <w:multiLevelType w:val="multilevel"/>
    <w:tmpl w:val="E040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35D0AA0"/>
    <w:multiLevelType w:val="hybridMultilevel"/>
    <w:tmpl w:val="C1765C98"/>
    <w:lvl w:ilvl="0" w:tplc="7FA8D46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437103B6"/>
    <w:multiLevelType w:val="multilevel"/>
    <w:tmpl w:val="2EA4A7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nsid w:val="44F93B2F"/>
    <w:multiLevelType w:val="hybridMultilevel"/>
    <w:tmpl w:val="57D2878C"/>
    <w:lvl w:ilvl="0" w:tplc="40090015">
      <w:start w:val="1"/>
      <w:numFmt w:val="upperLetter"/>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0">
    <w:nsid w:val="4C785189"/>
    <w:multiLevelType w:val="hybridMultilevel"/>
    <w:tmpl w:val="B2D293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51817E3C"/>
    <w:multiLevelType w:val="hybridMultilevel"/>
    <w:tmpl w:val="1498616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1A747FD"/>
    <w:multiLevelType w:val="hybridMultilevel"/>
    <w:tmpl w:val="FF668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2B40096"/>
    <w:multiLevelType w:val="multilevel"/>
    <w:tmpl w:val="63E6CD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nsid w:val="532D1BFE"/>
    <w:multiLevelType w:val="hybridMultilevel"/>
    <w:tmpl w:val="47BA323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nsid w:val="56EA0B44"/>
    <w:multiLevelType w:val="multilevel"/>
    <w:tmpl w:val="C390E5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70F2721"/>
    <w:multiLevelType w:val="multilevel"/>
    <w:tmpl w:val="CDF2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A9D0F43"/>
    <w:multiLevelType w:val="multilevel"/>
    <w:tmpl w:val="4660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BE40BD4"/>
    <w:multiLevelType w:val="hybridMultilevel"/>
    <w:tmpl w:val="D026C51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nsid w:val="66F04476"/>
    <w:multiLevelType w:val="hybridMultilevel"/>
    <w:tmpl w:val="9246FA58"/>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nsid w:val="67F73838"/>
    <w:multiLevelType w:val="hybridMultilevel"/>
    <w:tmpl w:val="DC6A6520"/>
    <w:lvl w:ilvl="0" w:tplc="6D445E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6BB306FA"/>
    <w:multiLevelType w:val="hybridMultilevel"/>
    <w:tmpl w:val="5742EBE4"/>
    <w:lvl w:ilvl="0" w:tplc="10BE8F5E">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nsid w:val="6DC74A29"/>
    <w:multiLevelType w:val="multilevel"/>
    <w:tmpl w:val="9FD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ECC5C69"/>
    <w:multiLevelType w:val="multilevel"/>
    <w:tmpl w:val="DFB0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EDA6ECC"/>
    <w:multiLevelType w:val="multilevel"/>
    <w:tmpl w:val="C4B6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37357BC"/>
    <w:multiLevelType w:val="multilevel"/>
    <w:tmpl w:val="3BA6AE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nsid w:val="75593A6E"/>
    <w:multiLevelType w:val="multilevel"/>
    <w:tmpl w:val="998ABC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nsid w:val="758A0AD0"/>
    <w:multiLevelType w:val="multilevel"/>
    <w:tmpl w:val="1AB8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79279C4"/>
    <w:multiLevelType w:val="multilevel"/>
    <w:tmpl w:val="F208B1A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ECA51F1"/>
    <w:multiLevelType w:val="multilevel"/>
    <w:tmpl w:val="8F38CC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1"/>
  </w:num>
  <w:num w:numId="2">
    <w:abstractNumId w:val="27"/>
  </w:num>
  <w:num w:numId="3">
    <w:abstractNumId w:val="4"/>
  </w:num>
  <w:num w:numId="4">
    <w:abstractNumId w:val="40"/>
  </w:num>
  <w:num w:numId="5">
    <w:abstractNumId w:val="10"/>
  </w:num>
  <w:num w:numId="6">
    <w:abstractNumId w:val="29"/>
  </w:num>
  <w:num w:numId="7">
    <w:abstractNumId w:val="25"/>
  </w:num>
  <w:num w:numId="8">
    <w:abstractNumId w:val="43"/>
  </w:num>
  <w:num w:numId="9">
    <w:abstractNumId w:val="49"/>
  </w:num>
  <w:num w:numId="10">
    <w:abstractNumId w:val="33"/>
  </w:num>
  <w:num w:numId="11">
    <w:abstractNumId w:val="28"/>
  </w:num>
  <w:num w:numId="12">
    <w:abstractNumId w:val="46"/>
  </w:num>
  <w:num w:numId="13">
    <w:abstractNumId w:val="11"/>
  </w:num>
  <w:num w:numId="14">
    <w:abstractNumId w:val="48"/>
  </w:num>
  <w:num w:numId="15">
    <w:abstractNumId w:val="37"/>
  </w:num>
  <w:num w:numId="16">
    <w:abstractNumId w:val="7"/>
  </w:num>
  <w:num w:numId="17">
    <w:abstractNumId w:val="8"/>
  </w:num>
  <w:num w:numId="18">
    <w:abstractNumId w:val="35"/>
  </w:num>
  <w:num w:numId="19">
    <w:abstractNumId w:val="22"/>
  </w:num>
  <w:num w:numId="20">
    <w:abstractNumId w:val="42"/>
  </w:num>
  <w:num w:numId="21">
    <w:abstractNumId w:val="23"/>
  </w:num>
  <w:num w:numId="22">
    <w:abstractNumId w:val="15"/>
  </w:num>
  <w:num w:numId="23">
    <w:abstractNumId w:val="13"/>
  </w:num>
  <w:num w:numId="24">
    <w:abstractNumId w:val="26"/>
  </w:num>
  <w:num w:numId="25">
    <w:abstractNumId w:val="47"/>
  </w:num>
  <w:num w:numId="26">
    <w:abstractNumId w:val="12"/>
  </w:num>
  <w:num w:numId="27">
    <w:abstractNumId w:val="39"/>
  </w:num>
  <w:num w:numId="28">
    <w:abstractNumId w:val="16"/>
  </w:num>
  <w:num w:numId="29">
    <w:abstractNumId w:val="5"/>
  </w:num>
  <w:num w:numId="30">
    <w:abstractNumId w:val="6"/>
  </w:num>
  <w:num w:numId="31">
    <w:abstractNumId w:val="45"/>
  </w:num>
  <w:num w:numId="32">
    <w:abstractNumId w:val="14"/>
  </w:num>
  <w:num w:numId="33">
    <w:abstractNumId w:val="9"/>
  </w:num>
  <w:num w:numId="34">
    <w:abstractNumId w:val="36"/>
  </w:num>
  <w:num w:numId="35">
    <w:abstractNumId w:val="44"/>
  </w:num>
  <w:num w:numId="36">
    <w:abstractNumId w:val="1"/>
  </w:num>
  <w:num w:numId="37">
    <w:abstractNumId w:val="20"/>
  </w:num>
  <w:num w:numId="38">
    <w:abstractNumId w:val="3"/>
  </w:num>
  <w:num w:numId="39">
    <w:abstractNumId w:val="34"/>
  </w:num>
  <w:num w:numId="40">
    <w:abstractNumId w:val="30"/>
  </w:num>
  <w:num w:numId="41">
    <w:abstractNumId w:val="17"/>
  </w:num>
  <w:num w:numId="42">
    <w:abstractNumId w:val="2"/>
  </w:num>
  <w:num w:numId="43">
    <w:abstractNumId w:val="32"/>
  </w:num>
  <w:num w:numId="44">
    <w:abstractNumId w:val="38"/>
  </w:num>
  <w:num w:numId="45">
    <w:abstractNumId w:val="41"/>
  </w:num>
  <w:num w:numId="46">
    <w:abstractNumId w:val="18"/>
  </w:num>
  <w:num w:numId="47">
    <w:abstractNumId w:val="24"/>
  </w:num>
  <w:num w:numId="48">
    <w:abstractNumId w:val="31"/>
  </w:num>
  <w:num w:numId="49">
    <w:abstractNumId w:val="19"/>
  </w:num>
  <w:num w:numId="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66D9"/>
    <w:rsid w:val="00010EF8"/>
    <w:rsid w:val="0001643A"/>
    <w:rsid w:val="000243CB"/>
    <w:rsid w:val="00084B49"/>
    <w:rsid w:val="000A45F7"/>
    <w:rsid w:val="000C2185"/>
    <w:rsid w:val="000D2C0A"/>
    <w:rsid w:val="000D3FA9"/>
    <w:rsid w:val="000F058F"/>
    <w:rsid w:val="00143503"/>
    <w:rsid w:val="00162DE1"/>
    <w:rsid w:val="00165632"/>
    <w:rsid w:val="00174A40"/>
    <w:rsid w:val="00191D00"/>
    <w:rsid w:val="001D6EF7"/>
    <w:rsid w:val="001E1637"/>
    <w:rsid w:val="00200BC0"/>
    <w:rsid w:val="00207FB6"/>
    <w:rsid w:val="00220473"/>
    <w:rsid w:val="00231C74"/>
    <w:rsid w:val="002776CF"/>
    <w:rsid w:val="00344118"/>
    <w:rsid w:val="003511D3"/>
    <w:rsid w:val="00377AA3"/>
    <w:rsid w:val="003817D5"/>
    <w:rsid w:val="003A2C34"/>
    <w:rsid w:val="003A61F0"/>
    <w:rsid w:val="003B2925"/>
    <w:rsid w:val="003D422A"/>
    <w:rsid w:val="004976DE"/>
    <w:rsid w:val="004E4EBE"/>
    <w:rsid w:val="00504BDE"/>
    <w:rsid w:val="00506ECB"/>
    <w:rsid w:val="005200EF"/>
    <w:rsid w:val="00540764"/>
    <w:rsid w:val="00561B93"/>
    <w:rsid w:val="00561D59"/>
    <w:rsid w:val="00564A9C"/>
    <w:rsid w:val="005A3900"/>
    <w:rsid w:val="005C08E1"/>
    <w:rsid w:val="005C15B1"/>
    <w:rsid w:val="005D012F"/>
    <w:rsid w:val="006058EF"/>
    <w:rsid w:val="00624C61"/>
    <w:rsid w:val="00634D17"/>
    <w:rsid w:val="0068342A"/>
    <w:rsid w:val="006C1A58"/>
    <w:rsid w:val="006E5917"/>
    <w:rsid w:val="00706712"/>
    <w:rsid w:val="007169A5"/>
    <w:rsid w:val="00722399"/>
    <w:rsid w:val="00730770"/>
    <w:rsid w:val="00737655"/>
    <w:rsid w:val="00737FCA"/>
    <w:rsid w:val="007713D1"/>
    <w:rsid w:val="00775925"/>
    <w:rsid w:val="0079235B"/>
    <w:rsid w:val="007A24F5"/>
    <w:rsid w:val="007B6507"/>
    <w:rsid w:val="007D252E"/>
    <w:rsid w:val="007E6E39"/>
    <w:rsid w:val="007F172E"/>
    <w:rsid w:val="00830EB0"/>
    <w:rsid w:val="008B0354"/>
    <w:rsid w:val="008D7584"/>
    <w:rsid w:val="008E2A6F"/>
    <w:rsid w:val="00901388"/>
    <w:rsid w:val="009131C5"/>
    <w:rsid w:val="009258A3"/>
    <w:rsid w:val="0097471E"/>
    <w:rsid w:val="0098311E"/>
    <w:rsid w:val="00990449"/>
    <w:rsid w:val="009A3092"/>
    <w:rsid w:val="009A612F"/>
    <w:rsid w:val="009A764D"/>
    <w:rsid w:val="009C19D3"/>
    <w:rsid w:val="009F7843"/>
    <w:rsid w:val="00A34ABF"/>
    <w:rsid w:val="00A408DB"/>
    <w:rsid w:val="00A43EAA"/>
    <w:rsid w:val="00A5403A"/>
    <w:rsid w:val="00A724EF"/>
    <w:rsid w:val="00A74843"/>
    <w:rsid w:val="00AB7159"/>
    <w:rsid w:val="00AD1804"/>
    <w:rsid w:val="00AD1D25"/>
    <w:rsid w:val="00AE58E7"/>
    <w:rsid w:val="00AE6E73"/>
    <w:rsid w:val="00AF0782"/>
    <w:rsid w:val="00AF28C6"/>
    <w:rsid w:val="00B016D9"/>
    <w:rsid w:val="00B0288E"/>
    <w:rsid w:val="00B44FAA"/>
    <w:rsid w:val="00B87F04"/>
    <w:rsid w:val="00BE03AA"/>
    <w:rsid w:val="00BF7445"/>
    <w:rsid w:val="00C26ED9"/>
    <w:rsid w:val="00C41E5A"/>
    <w:rsid w:val="00C56C76"/>
    <w:rsid w:val="00C846DF"/>
    <w:rsid w:val="00CA4606"/>
    <w:rsid w:val="00CC0A39"/>
    <w:rsid w:val="00CE4457"/>
    <w:rsid w:val="00D03B9C"/>
    <w:rsid w:val="00D07252"/>
    <w:rsid w:val="00D434D3"/>
    <w:rsid w:val="00D50DC5"/>
    <w:rsid w:val="00D56282"/>
    <w:rsid w:val="00D62F47"/>
    <w:rsid w:val="00D63B6D"/>
    <w:rsid w:val="00D82654"/>
    <w:rsid w:val="00D91E50"/>
    <w:rsid w:val="00DA3D46"/>
    <w:rsid w:val="00DB7EBE"/>
    <w:rsid w:val="00DD0A31"/>
    <w:rsid w:val="00DE60D5"/>
    <w:rsid w:val="00DF3999"/>
    <w:rsid w:val="00E33099"/>
    <w:rsid w:val="00E5295A"/>
    <w:rsid w:val="00E770E2"/>
    <w:rsid w:val="00E8379A"/>
    <w:rsid w:val="00EA6A0F"/>
    <w:rsid w:val="00EC5FED"/>
    <w:rsid w:val="00F03016"/>
    <w:rsid w:val="00F5169F"/>
    <w:rsid w:val="00F93504"/>
    <w:rsid w:val="00FA66D9"/>
    <w:rsid w:val="00FC1310"/>
    <w:rsid w:val="00FE2E85"/>
    <w:rsid w:val="00FE3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08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C34"/>
  </w:style>
  <w:style w:type="paragraph" w:styleId="Heading1">
    <w:name w:val="heading 1"/>
    <w:basedOn w:val="Normal"/>
    <w:next w:val="Normal"/>
    <w:link w:val="Heading1Char"/>
    <w:uiPriority w:val="9"/>
    <w:qFormat/>
    <w:rsid w:val="00FA6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6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6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6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66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6D9"/>
    <w:rPr>
      <w:rFonts w:eastAsiaTheme="majorEastAsia" w:cstheme="majorBidi"/>
      <w:color w:val="272727" w:themeColor="text1" w:themeTint="D8"/>
    </w:rPr>
  </w:style>
  <w:style w:type="paragraph" w:styleId="Title">
    <w:name w:val="Title"/>
    <w:basedOn w:val="Normal"/>
    <w:next w:val="Normal"/>
    <w:link w:val="TitleChar"/>
    <w:uiPriority w:val="1"/>
    <w:qFormat/>
    <w:rsid w:val="00FA6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FA6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6D9"/>
    <w:pPr>
      <w:spacing w:before="160"/>
      <w:jc w:val="center"/>
    </w:pPr>
    <w:rPr>
      <w:i/>
      <w:iCs/>
      <w:color w:val="404040" w:themeColor="text1" w:themeTint="BF"/>
    </w:rPr>
  </w:style>
  <w:style w:type="character" w:customStyle="1" w:styleId="QuoteChar">
    <w:name w:val="Quote Char"/>
    <w:basedOn w:val="DefaultParagraphFont"/>
    <w:link w:val="Quote"/>
    <w:uiPriority w:val="29"/>
    <w:rsid w:val="00FA66D9"/>
    <w:rPr>
      <w:i/>
      <w:iCs/>
      <w:color w:val="404040" w:themeColor="text1" w:themeTint="BF"/>
    </w:rPr>
  </w:style>
  <w:style w:type="paragraph" w:styleId="ListParagraph">
    <w:name w:val="List Paragraph"/>
    <w:basedOn w:val="Normal"/>
    <w:uiPriority w:val="34"/>
    <w:qFormat/>
    <w:rsid w:val="00FA66D9"/>
    <w:pPr>
      <w:ind w:left="720"/>
      <w:contextualSpacing/>
    </w:pPr>
  </w:style>
  <w:style w:type="character" w:styleId="IntenseEmphasis">
    <w:name w:val="Intense Emphasis"/>
    <w:basedOn w:val="DefaultParagraphFont"/>
    <w:uiPriority w:val="21"/>
    <w:qFormat/>
    <w:rsid w:val="00FA66D9"/>
    <w:rPr>
      <w:i/>
      <w:iCs/>
      <w:color w:val="2F5496" w:themeColor="accent1" w:themeShade="BF"/>
    </w:rPr>
  </w:style>
  <w:style w:type="paragraph" w:styleId="IntenseQuote">
    <w:name w:val="Intense Quote"/>
    <w:basedOn w:val="Normal"/>
    <w:next w:val="Normal"/>
    <w:link w:val="IntenseQuoteChar"/>
    <w:uiPriority w:val="30"/>
    <w:qFormat/>
    <w:rsid w:val="00FA6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6D9"/>
    <w:rPr>
      <w:i/>
      <w:iCs/>
      <w:color w:val="2F5496" w:themeColor="accent1" w:themeShade="BF"/>
    </w:rPr>
  </w:style>
  <w:style w:type="character" w:styleId="IntenseReference">
    <w:name w:val="Intense Reference"/>
    <w:basedOn w:val="DefaultParagraphFont"/>
    <w:uiPriority w:val="32"/>
    <w:qFormat/>
    <w:rsid w:val="00FA66D9"/>
    <w:rPr>
      <w:b/>
      <w:bCs/>
      <w:smallCaps/>
      <w:color w:val="2F5496" w:themeColor="accent1" w:themeShade="BF"/>
      <w:spacing w:val="5"/>
    </w:rPr>
  </w:style>
  <w:style w:type="paragraph" w:styleId="Header">
    <w:name w:val="header"/>
    <w:basedOn w:val="Normal"/>
    <w:link w:val="HeaderChar"/>
    <w:uiPriority w:val="99"/>
    <w:unhideWhenUsed/>
    <w:rsid w:val="00FA66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66D9"/>
  </w:style>
  <w:style w:type="paragraph" w:styleId="Footer">
    <w:name w:val="footer"/>
    <w:basedOn w:val="Normal"/>
    <w:link w:val="FooterChar"/>
    <w:uiPriority w:val="99"/>
    <w:unhideWhenUsed/>
    <w:rsid w:val="00FA66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66D9"/>
  </w:style>
  <w:style w:type="paragraph" w:styleId="BodyText">
    <w:name w:val="Body Text"/>
    <w:basedOn w:val="Normal"/>
    <w:link w:val="BodyTextChar"/>
    <w:uiPriority w:val="1"/>
    <w:qFormat/>
    <w:rsid w:val="00DA3D46"/>
    <w:pPr>
      <w:widowControl w:val="0"/>
      <w:autoSpaceDE w:val="0"/>
      <w:autoSpaceDN w:val="0"/>
      <w:spacing w:after="0" w:line="240" w:lineRule="auto"/>
      <w:jc w:val="both"/>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DA3D46"/>
    <w:rPr>
      <w:rFonts w:ascii="Times New Roman" w:eastAsia="Times New Roman" w:hAnsi="Times New Roman" w:cs="Times New Roman"/>
      <w:kern w:val="0"/>
      <w:sz w:val="20"/>
      <w:szCs w:val="20"/>
      <w:lang w:val="en-US"/>
      <w14:ligatures w14:val="none"/>
    </w:rPr>
  </w:style>
  <w:style w:type="character" w:styleId="Hyperlink">
    <w:name w:val="Hyperlink"/>
    <w:basedOn w:val="DefaultParagraphFont"/>
    <w:uiPriority w:val="99"/>
    <w:unhideWhenUsed/>
    <w:rsid w:val="009131C5"/>
    <w:rPr>
      <w:color w:val="0563C1" w:themeColor="hyperlink"/>
      <w:u w:val="single"/>
    </w:rPr>
  </w:style>
  <w:style w:type="character" w:customStyle="1" w:styleId="UnresolvedMention">
    <w:name w:val="Unresolved Mention"/>
    <w:basedOn w:val="DefaultParagraphFont"/>
    <w:uiPriority w:val="99"/>
    <w:semiHidden/>
    <w:unhideWhenUsed/>
    <w:rsid w:val="009131C5"/>
    <w:rPr>
      <w:color w:val="605E5C"/>
      <w:shd w:val="clear" w:color="auto" w:fill="E1DFDD"/>
    </w:rPr>
  </w:style>
  <w:style w:type="character" w:styleId="FollowedHyperlink">
    <w:name w:val="FollowedHyperlink"/>
    <w:basedOn w:val="DefaultParagraphFont"/>
    <w:uiPriority w:val="99"/>
    <w:semiHidden/>
    <w:unhideWhenUsed/>
    <w:rsid w:val="009131C5"/>
    <w:rPr>
      <w:color w:val="954F72" w:themeColor="followedHyperlink"/>
      <w:u w:val="single"/>
    </w:rPr>
  </w:style>
  <w:style w:type="paragraph" w:styleId="BalloonText">
    <w:name w:val="Balloon Text"/>
    <w:basedOn w:val="Normal"/>
    <w:link w:val="BalloonTextChar"/>
    <w:uiPriority w:val="99"/>
    <w:semiHidden/>
    <w:unhideWhenUsed/>
    <w:rsid w:val="009013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13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C34"/>
  </w:style>
  <w:style w:type="paragraph" w:styleId="Heading1">
    <w:name w:val="heading 1"/>
    <w:basedOn w:val="Normal"/>
    <w:next w:val="Normal"/>
    <w:link w:val="Heading1Char"/>
    <w:uiPriority w:val="9"/>
    <w:qFormat/>
    <w:rsid w:val="00FA6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6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6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6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66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6D9"/>
    <w:rPr>
      <w:rFonts w:eastAsiaTheme="majorEastAsia" w:cstheme="majorBidi"/>
      <w:color w:val="272727" w:themeColor="text1" w:themeTint="D8"/>
    </w:rPr>
  </w:style>
  <w:style w:type="paragraph" w:styleId="Title">
    <w:name w:val="Title"/>
    <w:basedOn w:val="Normal"/>
    <w:next w:val="Normal"/>
    <w:link w:val="TitleChar"/>
    <w:uiPriority w:val="1"/>
    <w:qFormat/>
    <w:rsid w:val="00FA6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FA6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6D9"/>
    <w:pPr>
      <w:spacing w:before="160"/>
      <w:jc w:val="center"/>
    </w:pPr>
    <w:rPr>
      <w:i/>
      <w:iCs/>
      <w:color w:val="404040" w:themeColor="text1" w:themeTint="BF"/>
    </w:rPr>
  </w:style>
  <w:style w:type="character" w:customStyle="1" w:styleId="QuoteChar">
    <w:name w:val="Quote Char"/>
    <w:basedOn w:val="DefaultParagraphFont"/>
    <w:link w:val="Quote"/>
    <w:uiPriority w:val="29"/>
    <w:rsid w:val="00FA66D9"/>
    <w:rPr>
      <w:i/>
      <w:iCs/>
      <w:color w:val="404040" w:themeColor="text1" w:themeTint="BF"/>
    </w:rPr>
  </w:style>
  <w:style w:type="paragraph" w:styleId="ListParagraph">
    <w:name w:val="List Paragraph"/>
    <w:basedOn w:val="Normal"/>
    <w:uiPriority w:val="34"/>
    <w:qFormat/>
    <w:rsid w:val="00FA66D9"/>
    <w:pPr>
      <w:ind w:left="720"/>
      <w:contextualSpacing/>
    </w:pPr>
  </w:style>
  <w:style w:type="character" w:styleId="IntenseEmphasis">
    <w:name w:val="Intense Emphasis"/>
    <w:basedOn w:val="DefaultParagraphFont"/>
    <w:uiPriority w:val="21"/>
    <w:qFormat/>
    <w:rsid w:val="00FA66D9"/>
    <w:rPr>
      <w:i/>
      <w:iCs/>
      <w:color w:val="2F5496" w:themeColor="accent1" w:themeShade="BF"/>
    </w:rPr>
  </w:style>
  <w:style w:type="paragraph" w:styleId="IntenseQuote">
    <w:name w:val="Intense Quote"/>
    <w:basedOn w:val="Normal"/>
    <w:next w:val="Normal"/>
    <w:link w:val="IntenseQuoteChar"/>
    <w:uiPriority w:val="30"/>
    <w:qFormat/>
    <w:rsid w:val="00FA6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6D9"/>
    <w:rPr>
      <w:i/>
      <w:iCs/>
      <w:color w:val="2F5496" w:themeColor="accent1" w:themeShade="BF"/>
    </w:rPr>
  </w:style>
  <w:style w:type="character" w:styleId="IntenseReference">
    <w:name w:val="Intense Reference"/>
    <w:basedOn w:val="DefaultParagraphFont"/>
    <w:uiPriority w:val="32"/>
    <w:qFormat/>
    <w:rsid w:val="00FA66D9"/>
    <w:rPr>
      <w:b/>
      <w:bCs/>
      <w:smallCaps/>
      <w:color w:val="2F5496" w:themeColor="accent1" w:themeShade="BF"/>
      <w:spacing w:val="5"/>
    </w:rPr>
  </w:style>
  <w:style w:type="paragraph" w:styleId="Header">
    <w:name w:val="header"/>
    <w:basedOn w:val="Normal"/>
    <w:link w:val="HeaderChar"/>
    <w:uiPriority w:val="99"/>
    <w:unhideWhenUsed/>
    <w:rsid w:val="00FA66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66D9"/>
  </w:style>
  <w:style w:type="paragraph" w:styleId="Footer">
    <w:name w:val="footer"/>
    <w:basedOn w:val="Normal"/>
    <w:link w:val="FooterChar"/>
    <w:uiPriority w:val="99"/>
    <w:unhideWhenUsed/>
    <w:rsid w:val="00FA66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66D9"/>
  </w:style>
  <w:style w:type="paragraph" w:styleId="BodyText">
    <w:name w:val="Body Text"/>
    <w:basedOn w:val="Normal"/>
    <w:link w:val="BodyTextChar"/>
    <w:uiPriority w:val="1"/>
    <w:qFormat/>
    <w:rsid w:val="00DA3D46"/>
    <w:pPr>
      <w:widowControl w:val="0"/>
      <w:autoSpaceDE w:val="0"/>
      <w:autoSpaceDN w:val="0"/>
      <w:spacing w:after="0" w:line="240" w:lineRule="auto"/>
      <w:jc w:val="both"/>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DA3D46"/>
    <w:rPr>
      <w:rFonts w:ascii="Times New Roman" w:eastAsia="Times New Roman" w:hAnsi="Times New Roman" w:cs="Times New Roman"/>
      <w:kern w:val="0"/>
      <w:sz w:val="20"/>
      <w:szCs w:val="20"/>
      <w:lang w:val="en-US"/>
      <w14:ligatures w14:val="none"/>
    </w:rPr>
  </w:style>
  <w:style w:type="character" w:styleId="Hyperlink">
    <w:name w:val="Hyperlink"/>
    <w:basedOn w:val="DefaultParagraphFont"/>
    <w:uiPriority w:val="99"/>
    <w:unhideWhenUsed/>
    <w:rsid w:val="009131C5"/>
    <w:rPr>
      <w:color w:val="0563C1" w:themeColor="hyperlink"/>
      <w:u w:val="single"/>
    </w:rPr>
  </w:style>
  <w:style w:type="character" w:customStyle="1" w:styleId="UnresolvedMention">
    <w:name w:val="Unresolved Mention"/>
    <w:basedOn w:val="DefaultParagraphFont"/>
    <w:uiPriority w:val="99"/>
    <w:semiHidden/>
    <w:unhideWhenUsed/>
    <w:rsid w:val="009131C5"/>
    <w:rPr>
      <w:color w:val="605E5C"/>
      <w:shd w:val="clear" w:color="auto" w:fill="E1DFDD"/>
    </w:rPr>
  </w:style>
  <w:style w:type="character" w:styleId="FollowedHyperlink">
    <w:name w:val="FollowedHyperlink"/>
    <w:basedOn w:val="DefaultParagraphFont"/>
    <w:uiPriority w:val="99"/>
    <w:semiHidden/>
    <w:unhideWhenUsed/>
    <w:rsid w:val="009131C5"/>
    <w:rPr>
      <w:color w:val="954F72" w:themeColor="followedHyperlink"/>
      <w:u w:val="single"/>
    </w:rPr>
  </w:style>
  <w:style w:type="paragraph" w:styleId="BalloonText">
    <w:name w:val="Balloon Text"/>
    <w:basedOn w:val="Normal"/>
    <w:link w:val="BalloonTextChar"/>
    <w:uiPriority w:val="99"/>
    <w:semiHidden/>
    <w:unhideWhenUsed/>
    <w:rsid w:val="009013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13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kaggle.com/datasets/rudramanijoshi/main-three-types-of-brain-stroke-diagnosed-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27DECAE-C038-48BB-9E0B-1BAF99309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16</Pages>
  <Words>7871</Words>
  <Characters>44868</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Yashu</dc:creator>
  <cp:keywords/>
  <dc:description/>
  <cp:lastModifiedBy>user</cp:lastModifiedBy>
  <cp:revision>45</cp:revision>
  <dcterms:created xsi:type="dcterms:W3CDTF">2025-11-17T15:06:00Z</dcterms:created>
  <dcterms:modified xsi:type="dcterms:W3CDTF">2025-11-21T09:59:00Z</dcterms:modified>
</cp:coreProperties>
</file>